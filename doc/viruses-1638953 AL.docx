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8227B" w14:textId="25F60B40" w:rsidR="00FA4323" w:rsidRPr="00B13C16" w:rsidRDefault="00FA4323" w:rsidP="007475B6">
      <w:pPr>
        <w:pStyle w:val="MDPI11articletype"/>
      </w:pPr>
      <w:r w:rsidRPr="00B13C16">
        <w:t>Article</w:t>
      </w:r>
    </w:p>
    <w:p w14:paraId="1CEF9749" w14:textId="77777777" w:rsidR="00FA4323" w:rsidRPr="007475B6" w:rsidRDefault="00FA4323" w:rsidP="007475B6">
      <w:pPr>
        <w:pStyle w:val="MDPI12title"/>
      </w:pPr>
      <w:r w:rsidRPr="00B13C16">
        <w:t xml:space="preserve">Development of dog vaccination strategies to maintain herd </w:t>
      </w:r>
      <w:r w:rsidRPr="007475B6">
        <w:t>immunity against rabies</w:t>
      </w:r>
    </w:p>
    <w:p w14:paraId="42367248" w14:textId="77777777" w:rsidR="007475B6" w:rsidRPr="00B13C16" w:rsidRDefault="00FA4323" w:rsidP="007475B6">
      <w:pPr>
        <w:pStyle w:val="MDPI13authornames"/>
        <w:rPr>
          <w:vertAlign w:val="superscript"/>
        </w:rPr>
      </w:pPr>
      <w:r w:rsidRPr="007475B6">
        <w:t xml:space="preserve">Ahmed Lugelo </w:t>
      </w:r>
      <w:r w:rsidRPr="007475B6">
        <w:rPr>
          <w:vertAlign w:val="superscript"/>
        </w:rPr>
        <w:t>1,2,5</w:t>
      </w:r>
      <w:r w:rsidRPr="007475B6">
        <w:t>*, Katie Hampson</w:t>
      </w:r>
      <w:r w:rsidRPr="007475B6">
        <w:rPr>
          <w:vertAlign w:val="superscript"/>
        </w:rPr>
        <w:t>2</w:t>
      </w:r>
      <w:r w:rsidRPr="007475B6">
        <w:t>, Elaine A. Ferguson</w:t>
      </w:r>
      <w:proofErr w:type="gramStart"/>
      <w:r w:rsidRPr="007475B6">
        <w:rPr>
          <w:vertAlign w:val="superscript"/>
        </w:rPr>
        <w:t>2</w:t>
      </w:r>
      <w:r w:rsidRPr="007475B6">
        <w:t xml:space="preserve"> ,</w:t>
      </w:r>
      <w:proofErr w:type="gramEnd"/>
      <w:r w:rsidRPr="007475B6">
        <w:t xml:space="preserve"> Anna Czupryna</w:t>
      </w:r>
      <w:r w:rsidRPr="007475B6">
        <w:rPr>
          <w:vertAlign w:val="superscript"/>
        </w:rPr>
        <w:t>2</w:t>
      </w:r>
      <w:r w:rsidRPr="007475B6">
        <w:t xml:space="preserve"> , </w:t>
      </w:r>
      <w:proofErr w:type="spellStart"/>
      <w:r w:rsidRPr="007475B6">
        <w:t>Machunde</w:t>
      </w:r>
      <w:proofErr w:type="spellEnd"/>
      <w:r w:rsidRPr="007475B6">
        <w:t xml:space="preserve"> Bigambo</w:t>
      </w:r>
      <w:r w:rsidRPr="007475B6">
        <w:rPr>
          <w:vertAlign w:val="superscript"/>
        </w:rPr>
        <w:t>3</w:t>
      </w:r>
      <w:r w:rsidRPr="007475B6">
        <w:t>, Christian Tetteh Duamor</w:t>
      </w:r>
      <w:r w:rsidRPr="007475B6">
        <w:rPr>
          <w:vertAlign w:val="superscript"/>
        </w:rPr>
        <w:t>4</w:t>
      </w:r>
      <w:r w:rsidRPr="007475B6">
        <w:t>, Rudovick</w:t>
      </w:r>
      <w:r w:rsidRPr="00B13C16">
        <w:t xml:space="preserve"> Kazwala</w:t>
      </w:r>
      <w:r w:rsidRPr="00B13C16">
        <w:rPr>
          <w:vertAlign w:val="superscript"/>
        </w:rPr>
        <w:t>5</w:t>
      </w:r>
      <w:r w:rsidRPr="00B13C16">
        <w:t>, Paul C. D. Johnson</w:t>
      </w:r>
      <w:r w:rsidRPr="00B13C16">
        <w:rPr>
          <w:vertAlign w:val="superscript"/>
        </w:rPr>
        <w:t>2</w:t>
      </w:r>
      <w:r w:rsidRPr="00B13C16">
        <w:t xml:space="preserve">,  and Felix Lankester </w:t>
      </w:r>
      <w:r w:rsidRPr="00B13C16">
        <w:rPr>
          <w:vertAlign w:val="superscript"/>
        </w:rPr>
        <w:t xml:space="preserve">3,6 </w:t>
      </w:r>
    </w:p>
    <w:tbl>
      <w:tblPr>
        <w:tblStyle w:val="MDPITable"/>
        <w:tblpPr w:leftFromText="198" w:rightFromText="198" w:vertAnchor="page" w:horzAnchor="margin" w:tblpY="8504"/>
        <w:tblW w:w="2409" w:type="dxa"/>
        <w:tblLayout w:type="fixed"/>
        <w:tblLook w:val="04A0" w:firstRow="1" w:lastRow="0" w:firstColumn="1" w:lastColumn="0" w:noHBand="0" w:noVBand="1"/>
      </w:tblPr>
      <w:tblGrid>
        <w:gridCol w:w="2409"/>
      </w:tblGrid>
      <w:tr w:rsidR="007475B6" w14:paraId="248E91D0" w14:textId="77777777" w:rsidTr="007475B6">
        <w:trPr>
          <w:cantSplit/>
        </w:trPr>
        <w:tc>
          <w:tcPr>
            <w:tcW w:w="2409" w:type="dxa"/>
          </w:tcPr>
          <w:p w14:paraId="21A6E19D" w14:textId="5F8B292F" w:rsidR="007475B6" w:rsidRPr="007475B6" w:rsidRDefault="007475B6" w:rsidP="007475B6">
            <w:pPr>
              <w:pStyle w:val="MDPI61Citation"/>
            </w:pPr>
            <w:r w:rsidRPr="007475B6">
              <w:rPr>
                <w:b/>
              </w:rPr>
              <w:t>Citation:</w:t>
            </w:r>
            <w:r>
              <w:t xml:space="preserve"> Lugelo, A.; Hampson, K.; Ferguson, E.A.; </w:t>
            </w:r>
            <w:proofErr w:type="spellStart"/>
            <w:r>
              <w:t>Czupryna</w:t>
            </w:r>
            <w:proofErr w:type="spellEnd"/>
            <w:r>
              <w:t xml:space="preserve">, A.; </w:t>
            </w:r>
            <w:proofErr w:type="spellStart"/>
            <w:r>
              <w:t>Bigambo</w:t>
            </w:r>
            <w:proofErr w:type="spellEnd"/>
            <w:r>
              <w:t xml:space="preserve">, M.; </w:t>
            </w:r>
            <w:proofErr w:type="spellStart"/>
            <w:r>
              <w:t>Duamor</w:t>
            </w:r>
            <w:proofErr w:type="spellEnd"/>
            <w:r>
              <w:t xml:space="preserve">, C.T.; Kazwala, R.; Paul C. D. Johnson2; Lankester, F. </w:t>
            </w:r>
            <w:r w:rsidRPr="00B13C16">
              <w:t xml:space="preserve">Development of dog vaccination strategies to maintain herd </w:t>
            </w:r>
            <w:r w:rsidRPr="007475B6">
              <w:t>immunity against rabies</w:t>
            </w:r>
            <w:r>
              <w:t xml:space="preserve">. </w:t>
            </w:r>
            <w:r>
              <w:rPr>
                <w:i/>
              </w:rPr>
              <w:t xml:space="preserve">Viruses </w:t>
            </w:r>
            <w:r>
              <w:rPr>
                <w:b/>
              </w:rPr>
              <w:t>2022</w:t>
            </w:r>
            <w:r>
              <w:t xml:space="preserve">, </w:t>
            </w:r>
            <w:r>
              <w:rPr>
                <w:i/>
              </w:rPr>
              <w:t>13</w:t>
            </w:r>
            <w:r>
              <w:t>, x. https://doi.org/10.3390/xxxxx</w:t>
            </w:r>
          </w:p>
          <w:p w14:paraId="4E3F5DD7" w14:textId="77777777" w:rsidR="007475B6" w:rsidRDefault="007475B6" w:rsidP="007475B6">
            <w:pPr>
              <w:pStyle w:val="MDPI15academiceditor"/>
              <w:spacing w:after="240"/>
            </w:pPr>
            <w:r>
              <w:t xml:space="preserve">Academic Editor(s): </w:t>
            </w:r>
          </w:p>
          <w:p w14:paraId="12EF9302" w14:textId="77777777" w:rsidR="007475B6" w:rsidRPr="007475B6" w:rsidRDefault="007475B6" w:rsidP="007475B6">
            <w:pPr>
              <w:pStyle w:val="MDPI14history"/>
            </w:pPr>
            <w:r w:rsidRPr="007475B6">
              <w:t>Received: date</w:t>
            </w:r>
          </w:p>
          <w:p w14:paraId="4A23C865" w14:textId="77777777" w:rsidR="007475B6" w:rsidRPr="007475B6" w:rsidRDefault="007475B6" w:rsidP="007475B6">
            <w:pPr>
              <w:pStyle w:val="MDPI14history"/>
            </w:pPr>
            <w:r w:rsidRPr="007475B6">
              <w:t>Accepted: date</w:t>
            </w:r>
          </w:p>
          <w:p w14:paraId="7506607B" w14:textId="77777777" w:rsidR="007475B6" w:rsidRPr="007475B6" w:rsidRDefault="007475B6" w:rsidP="007475B6">
            <w:pPr>
              <w:pStyle w:val="MDPI14history"/>
              <w:spacing w:after="240"/>
            </w:pPr>
            <w:r w:rsidRPr="007475B6">
              <w:t>Published: date</w:t>
            </w:r>
          </w:p>
          <w:p w14:paraId="716B84B8" w14:textId="77777777" w:rsidR="007475B6" w:rsidRDefault="007475B6" w:rsidP="007475B6">
            <w:pPr>
              <w:pStyle w:val="MDPI63Notes"/>
              <w:spacing w:after="0"/>
              <w:jc w:val="both"/>
            </w:pPr>
            <w:r w:rsidRPr="007475B6">
              <w:rPr>
                <w:b/>
              </w:rPr>
              <w:t>Publisher’s Note:</w:t>
            </w:r>
            <w:r w:rsidRPr="007475B6">
              <w:t xml:space="preserve"> MDPI stays neutral </w:t>
            </w:r>
            <w:proofErr w:type="gramStart"/>
            <w:r w:rsidRPr="007475B6">
              <w:t>with regard to</w:t>
            </w:r>
            <w:proofErr w:type="gramEnd"/>
            <w:r w:rsidRPr="007475B6">
              <w:t xml:space="preserve"> jurisdictional claims in published maps and institutional affiliations.</w:t>
            </w:r>
          </w:p>
          <w:p w14:paraId="01495793" w14:textId="77777777" w:rsidR="007475B6" w:rsidRDefault="007475B6" w:rsidP="007475B6">
            <w:pPr>
              <w:pStyle w:val="MDPI63Notes"/>
              <w:spacing w:before="240" w:after="0"/>
              <w:jc w:val="both"/>
            </w:pPr>
            <w:r>
              <w:rPr>
                <w:noProof/>
                <w:snapToGrid/>
              </w:rPr>
              <w:drawing>
                <wp:inline distT="0" distB="0" distL="0" distR="0" wp14:anchorId="2A432234" wp14:editId="1609F427">
                  <wp:extent cx="694800" cy="248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2EBD05A7" w14:textId="73AE86B8" w:rsidR="007475B6" w:rsidRPr="007475B6" w:rsidRDefault="007475B6" w:rsidP="007475B6">
            <w:pPr>
              <w:pStyle w:val="MDPI63Notes"/>
              <w:spacing w:before="60" w:after="0"/>
              <w:jc w:val="both"/>
            </w:pPr>
            <w:r w:rsidRPr="007475B6">
              <w:rPr>
                <w:b/>
              </w:rPr>
              <w:t>Copyright:</w:t>
            </w:r>
            <w:r w:rsidRPr="007475B6">
              <w:t xml:space="preserve"> © 2022 by the authors. Submitted for possible open access publication under the terms and conditions of the Creative Commons Attribution (CC BY) license (http://creativecommons.org/licenses/by/4.0/).</w:t>
            </w:r>
          </w:p>
        </w:tc>
      </w:tr>
    </w:tbl>
    <w:p w14:paraId="3BB00A7C" w14:textId="77777777" w:rsidR="00FA4323" w:rsidRPr="00B13C16" w:rsidRDefault="00FA4323" w:rsidP="007475B6">
      <w:pPr>
        <w:pStyle w:val="MDPI16affiliation"/>
        <w:ind w:left="2608" w:firstLine="0"/>
      </w:pPr>
      <w:r w:rsidRPr="00B13C16">
        <w:rPr>
          <w:vertAlign w:val="superscript"/>
        </w:rPr>
        <w:t>1</w:t>
      </w:r>
      <w:r w:rsidRPr="00B13C16">
        <w:t xml:space="preserve">Environmental Health and Ecological Sciences Department, </w:t>
      </w:r>
      <w:proofErr w:type="spellStart"/>
      <w:r w:rsidRPr="00B13C16">
        <w:t>Ifakara</w:t>
      </w:r>
      <w:proofErr w:type="spellEnd"/>
      <w:r w:rsidRPr="00B13C16">
        <w:t xml:space="preserve"> Health Institute, Box 78373, Dar es salaam</w:t>
      </w:r>
    </w:p>
    <w:p w14:paraId="6B8F19CD" w14:textId="77777777" w:rsidR="00FA4323" w:rsidRPr="00B13C16" w:rsidRDefault="00FA4323" w:rsidP="007475B6">
      <w:pPr>
        <w:pStyle w:val="MDPI16affiliation"/>
        <w:ind w:left="2608" w:firstLine="0"/>
      </w:pPr>
      <w:r w:rsidRPr="00B13C16">
        <w:rPr>
          <w:vertAlign w:val="superscript"/>
        </w:rPr>
        <w:t>2</w:t>
      </w:r>
      <w:r w:rsidRPr="00B13C16">
        <w:t>Boyd Orr Centre for Population and Ecosystem Health, Institute of Biodiversity, Animal Health and Comparative Medicine, University of Glasgow, Glasgow G12 8QQ, UK</w:t>
      </w:r>
    </w:p>
    <w:p w14:paraId="6BDDB6BF" w14:textId="77777777" w:rsidR="00FA4323" w:rsidRPr="00B13C16" w:rsidRDefault="00FA4323" w:rsidP="007475B6">
      <w:pPr>
        <w:pStyle w:val="MDPI16affiliation"/>
        <w:ind w:left="2608" w:firstLine="0"/>
      </w:pPr>
      <w:r w:rsidRPr="00B13C16">
        <w:rPr>
          <w:vertAlign w:val="superscript"/>
        </w:rPr>
        <w:t>3</w:t>
      </w:r>
      <w:r w:rsidRPr="00B13C16">
        <w:t>Global Animal Health Tanzania, Arusha, Tanzania</w:t>
      </w:r>
    </w:p>
    <w:p w14:paraId="33B89F2B" w14:textId="45F5948E" w:rsidR="00FA4323" w:rsidRPr="00B13C16" w:rsidRDefault="00FA4323" w:rsidP="007475B6">
      <w:pPr>
        <w:pStyle w:val="MDPI16affiliation"/>
        <w:ind w:left="2608" w:firstLine="0"/>
      </w:pPr>
      <w:r w:rsidRPr="00B13C16">
        <w:rPr>
          <w:vertAlign w:val="superscript"/>
        </w:rPr>
        <w:t>4</w:t>
      </w:r>
      <w:r w:rsidRPr="00B13C16">
        <w:t>Department of Global Health, Nelson Mandela African Institution of Science and Technology, Arusha, Tanzania</w:t>
      </w:r>
    </w:p>
    <w:p w14:paraId="4CBF101C" w14:textId="77777777" w:rsidR="00FA4323" w:rsidRPr="00B13C16" w:rsidRDefault="00FA4323" w:rsidP="007475B6">
      <w:pPr>
        <w:pStyle w:val="MDPI16affiliation"/>
        <w:ind w:left="2608" w:firstLine="0"/>
      </w:pPr>
      <w:r w:rsidRPr="00B13C16">
        <w:rPr>
          <w:vertAlign w:val="superscript"/>
        </w:rPr>
        <w:t>5</w:t>
      </w:r>
      <w:r w:rsidRPr="00B13C16">
        <w:t>Department of Veterinary Medicine and Public Health, Sokoine University of Agriculture, PO Box 3105, Morogoro, Tanzania</w:t>
      </w:r>
    </w:p>
    <w:p w14:paraId="58D9D3B1" w14:textId="7950F8C1" w:rsidR="00FA4323" w:rsidRDefault="00FA4323" w:rsidP="007475B6">
      <w:pPr>
        <w:pStyle w:val="MDPI16affiliation"/>
        <w:ind w:left="2608" w:firstLine="0"/>
      </w:pPr>
      <w:r w:rsidRPr="00B13C16">
        <w:rPr>
          <w:vertAlign w:val="superscript"/>
        </w:rPr>
        <w:t>6</w:t>
      </w:r>
      <w:r w:rsidRPr="00B13C16">
        <w:t>Paul G. Allen School for Global Animal Health, Washington State University, Pullman, WA 99164, USA</w:t>
      </w:r>
    </w:p>
    <w:p w14:paraId="3263F6E8" w14:textId="3D2C32F6" w:rsidR="007475B6" w:rsidRPr="00B13C16" w:rsidRDefault="007475B6" w:rsidP="007475B6">
      <w:pPr>
        <w:pStyle w:val="MDPI16affiliation"/>
      </w:pPr>
      <w:r w:rsidRPr="007475B6">
        <w:rPr>
          <w:b/>
        </w:rPr>
        <w:t>*</w:t>
      </w:r>
      <w:r w:rsidRPr="007475B6">
        <w:tab/>
        <w:t>Correspondence: ahmed.lugelo@wsu.edu</w:t>
      </w:r>
    </w:p>
    <w:p w14:paraId="52B31927" w14:textId="52E5EBB2" w:rsidR="00FA4323" w:rsidRPr="007475B6" w:rsidRDefault="00FA4323" w:rsidP="007475B6">
      <w:pPr>
        <w:pStyle w:val="MDPI17abstract"/>
        <w:rPr>
          <w:b/>
        </w:rPr>
      </w:pPr>
      <w:r w:rsidRPr="007475B6">
        <w:rPr>
          <w:b/>
        </w:rPr>
        <w:t>Abstract:</w:t>
      </w:r>
      <w:r w:rsidR="007475B6" w:rsidRPr="007475B6">
        <w:rPr>
          <w:b/>
        </w:rPr>
        <w:t xml:space="preserve"> </w:t>
      </w:r>
      <w:r w:rsidRPr="00B13C16">
        <w:t xml:space="preserve">Human rabies can be prevented through mass dog vaccination campaigns, however in rabies endemic countries, pulsed central point campaigns do not always achieve recommended coverage of 70%. This study describes the development of a novel approach to sustain high coverage based on decentralized and continuous vaccination delivery. A rabies vaccination campaign was conducted across 12 wards in the Mara region, Tanzania to test this approach.  Household surveys were used to obtain data on vaccination coverage as well as factors influencing dog vaccination. A total 17,571 dogs were vaccinated, 2654 using routine central point delivery and 14,917 dogs using one of three strategies of decentralized continuous vaccination. One month after the first vaccination campaigns, coverage in areas receiving decentralized vaccinations was higher (64.1, 95% Confidence Intervals 62.1 – 66%) than in areas receiving pulsed vaccinations (35.9%, 95% CIs 32.6 – 39.5%). Follow-up surveys 10 months later showed that vaccination coverage in areas receiving decentralized vaccinations remained on average over 60% (60.7%, 95% CIs 58.5 – 62.8%) and much higher than in villages receiving pulsed vaccinations where coverage was on average 32.1% (95% CIs 28.8-35.6%). We conclude that decentralized continuous dog vaccinations have the potential to improve vaccination coverage and maintain herd immunity against rabies.    </w:t>
      </w:r>
    </w:p>
    <w:p w14:paraId="3BD8C030" w14:textId="2594D1DF" w:rsidR="00FA4323" w:rsidRPr="00B13C16" w:rsidRDefault="007475B6" w:rsidP="007475B6">
      <w:pPr>
        <w:pStyle w:val="MDPI18keywords"/>
      </w:pPr>
      <w:r w:rsidRPr="007475B6">
        <w:rPr>
          <w:b/>
        </w:rPr>
        <w:t>Keywords:</w:t>
      </w:r>
      <w:r w:rsidR="00FA4323" w:rsidRPr="007475B6">
        <w:rPr>
          <w:b/>
        </w:rPr>
        <w:t xml:space="preserve"> </w:t>
      </w:r>
      <w:r w:rsidR="00FA4323" w:rsidRPr="00B13C16">
        <w:t xml:space="preserve">rabies 1; vaccination strategy 2; herd immunity 3; decentralized continuous vaccination 4; mass dog vaccination 5 </w:t>
      </w:r>
    </w:p>
    <w:p w14:paraId="0551D52C" w14:textId="77777777" w:rsidR="00FA4323" w:rsidRPr="00B13C16" w:rsidRDefault="00FA4323" w:rsidP="007475B6">
      <w:pPr>
        <w:pStyle w:val="MDPI19line"/>
        <w:pBdr>
          <w:bottom w:val="single" w:sz="4" w:space="1" w:color="000000"/>
        </w:pBdr>
      </w:pPr>
    </w:p>
    <w:p w14:paraId="0033E160" w14:textId="77777777" w:rsidR="00FA4323" w:rsidRPr="00B13C16" w:rsidRDefault="00FA4323" w:rsidP="007475B6">
      <w:pPr>
        <w:pStyle w:val="MDPI21heading1"/>
      </w:pPr>
      <w:r w:rsidRPr="00B13C16">
        <w:t>INTRODUCTION</w:t>
      </w:r>
    </w:p>
    <w:p w14:paraId="6159C962" w14:textId="0D8450D3" w:rsidR="00FA4323" w:rsidRPr="00B13C16" w:rsidRDefault="00FA4323" w:rsidP="007475B6">
      <w:pPr>
        <w:pStyle w:val="MDPI31text"/>
      </w:pPr>
      <w:r w:rsidRPr="00B13C16">
        <w:t xml:space="preserve">Rabies remains a major public health problem causing over 60,000 human deaths every year worldwide. More than 95% of these fatalities occur in Africa and Asia, where canine rabies is endemic </w:t>
      </w:r>
      <w:r w:rsidRPr="00B13C16">
        <w:fldChar w:fldCharType="begin"/>
      </w:r>
      <w:r w:rsidRPr="00B13C16">
        <w:instrText xml:space="preserve"> ADDIN ZOTERO_ITEM CSL_CITATION {"citationID":"a2kts2mr3gg","properties":{"formattedCitation":"[1]","plainCitation":"[1]","noteIndex":0},"citationItems":[{"id":1198,"uris":["http://zotero.org/users/4817522/items/XQFKDIWB"],"uri":["http://zotero.org/users/4817522/items/XQFKDIWB"],"itemData":{"id":1198,"type":"article-journal","container-title":"Bulletin of the World health Organization","ISSN":"0042-9686","journalAbbreviation":"Bulletin of the World health Organization","note":"publisher: SciELO Public Health","page":"360-368","title":"Re-evaluating the burden of rabies in Africa and Asia","volume":"83","author":[{"family":"Knobel","given":"Darryn L"},{"family":"Cleaveland","given":"Sarah"},{"family":"Coleman","given":"Paul G"},{"family":"Fèvre","given":"Eric M"},{"family":"Meltzer","given":"Martin I"},{"family":"Miranda","given":"M Elizabeth G"},{"family":"Shaw","given":"Alexandra"},{"family":"Zinsstag","given":"Jakob"},{"family":"Meslin","given":"François-Xavier"}],"issued":{"date-parts":[["2005"]]}}}],"schema":"https://github.com/citation-style-language/schema/raw/master/csl-citation.json"} </w:instrText>
      </w:r>
      <w:r w:rsidRPr="00B13C16">
        <w:fldChar w:fldCharType="separate"/>
      </w:r>
      <w:r w:rsidR="002D1989">
        <w:t>[1]</w:t>
      </w:r>
      <w:r w:rsidRPr="00B13C16">
        <w:fldChar w:fldCharType="end"/>
      </w:r>
      <w:r w:rsidRPr="00B13C16">
        <w:t xml:space="preserve">. Beside causing human mortality and anxiety and economic burden to those who are exposed, rabies further impacts livelihoods through losses of livestock </w:t>
      </w:r>
      <w:r w:rsidRPr="00B13C16">
        <w:fldChar w:fldCharType="begin"/>
      </w:r>
      <w:r w:rsidR="006650DD">
        <w:instrText xml:space="preserve"> ADDIN ZOTERO_ITEM CSL_CITATION {"citationID":"a1n6mjseru6","properties":{"formattedCitation":"[2]","plainCitation":"[2]","noteIndex":0},"citationItems":[{"id":"9r2bZPhi/YJfcDsEU","uris":["http://zotero.org/users/4817522/items/JY7RUXQ3"],"uri":["http://zotero.org/users/4817522/items/JY7RUXQ3"],"itemData":{"id":1199,"type":"article-journal","container-title":"Preventive Veterinary Medicine","ISSN":"0167-5877","journalAbbreviation":"Preventive Veterinary Medicine","note":"publisher: Elsevier","page":"67-76","title":"Incidence and economic impact of rabies in the cattle population of Ethiopia","volume":"130","author":[{"family":"Jibat","given":"Tariku"},{"family":"Mourits","given":"Monique CM"},{"family":"Hogeveen","given":"Henk"}],"issued":{"date-parts":[["2016"]]}}}],"schema":"https://github.com/citation-style-language/schema/raw/master/csl-citation.json"} </w:instrText>
      </w:r>
      <w:r w:rsidRPr="00B13C16">
        <w:fldChar w:fldCharType="separate"/>
      </w:r>
      <w:r w:rsidR="002D1989">
        <w:t>[2]</w:t>
      </w:r>
      <w:r w:rsidRPr="00B13C16">
        <w:fldChar w:fldCharType="end"/>
      </w:r>
      <w:r w:rsidRPr="00B13C16">
        <w:t xml:space="preserve">. Domestic dogs are the principle reservoir of the virus in Africa and are responsible for causing more than 99% of human rabies deaths </w:t>
      </w:r>
      <w:r w:rsidRPr="00B13C16">
        <w:fldChar w:fldCharType="begin"/>
      </w:r>
      <w:r w:rsidRPr="00B13C16">
        <w:instrText xml:space="preserve"> ADDIN ZOTERO_ITEM CSL_CITATION {"citationID":"a5boma8si9","properties":{"formattedCitation":"[3]","plainCitation":"[3]","noteIndex":0},"citationItems":[{"id":904,"uris":["http://zotero.org/users/4817522/items/BZ2QI23Y"],"uri":["http://zotero.org/users/4817522/items/BZ2QI23Y"],"itemData":{"id":904,"type":"article-journal","abstract":"Rabies is one of the most deadly infectious diseases, with a case-fatality rate approaching 100%. The disease is established on all continents apart from Antarctica; most cases are reported in Africa and Asia, with thousands of deaths  recorded annually. However, the estimated annual figure of almost 60,000 human rabies fatalities is probably an underestimate. Almost all cases of human rabies  result from bites from infected dogs. Therefore, the most cost-effective approach to elimination of the global burden of human rabies is to control canine rabies rather than expansion of the availability of human prophylaxis. Mass vaccination  campaigns with parenteral vaccines, and advances in oral vaccines for wildlife, have allowed the elimination of rabies in terrestrial carnivores in several countries worldwide. The subsequent reduction in cases of human rabies in such regions advocates the multidisciplinary One Health approach to rabies control through the mass vaccination of dogs and control of canine populations.","container-title":"Lancet (London, England)","DOI":"10.1016/S0140-6736(13)62707-5","ISSN":"1474-547X 0140-6736","issue":"9951","journalAbbreviation":"Lancet","language":"eng","note":"PMID: 24828901","page":"1389-1399","title":"Current status of rabies and prospects for elimination.","volume":"384","author":[{"family":"Fooks","given":"Anthony R."},{"family":"Banyard","given":"Ashley C."},{"family":"Horton","given":"Daniel L."},{"family":"Johnson","given":"Nicholas"},{"family":"McElhinney","given":"Lorraine M."},{"family":"Jackson","given":"Alan C."}],"issued":{"date-parts":[["2014",10,11]]}}}],"schema":"https://github.com/citation-style-language/schema/raw/master/csl-citation.json"} </w:instrText>
      </w:r>
      <w:r w:rsidRPr="00B13C16">
        <w:fldChar w:fldCharType="separate"/>
      </w:r>
      <w:r w:rsidR="002D1989">
        <w:t>[3]</w:t>
      </w:r>
      <w:r w:rsidRPr="00B13C16">
        <w:fldChar w:fldCharType="end"/>
      </w:r>
      <w:r w:rsidRPr="00B13C16">
        <w:t xml:space="preserve">. Humans become infected by the rabies virus via the bite of a rabid animal. Prompt provision of post-exposure prophylaxis (PEP) is essential to prevent the development of disease in bite victims. However, in many rabies endemic countries, PEP is expensive and often unavailable </w:t>
      </w:r>
      <w:r w:rsidRPr="00B13C16">
        <w:fldChar w:fldCharType="begin"/>
      </w:r>
      <w:r w:rsidRPr="00B13C16">
        <w:instrText xml:space="preserve"> ADDIN ZOTERO_ITEM CSL_CITATION {"citationID":"a2orllo3505","properties":{"formattedCitation":"[1]","plainCitation":"[1]","noteIndex":0},"citationItems":[{"id":1198,"uris":["http://zotero.org/users/4817522/items/XQFKDIWB"],"uri":["http://zotero.org/users/4817522/items/XQFKDIWB"],"itemData":{"id":1198,"type":"article-journal","container-title":"Bulletin of the World health Organization","ISSN":"0042-9686","journalAbbreviation":"Bulletin of the World health Organization","note":"publisher: SciELO Public Health","page":"360-368","title":"Re-evaluating the burden of rabies in Africa and Asia","volume":"83","author":[{"family":"Knobel","given":"Darryn L"},{"family":"Cleaveland","given":"Sarah"},{"family":"Coleman","given":"Paul G"},{"family":"Fèvre","given":"Eric M"},{"family":"Meltzer","given":"Martin I"},{"family":"Miranda","given":"M Elizabeth G"},{"family":"Shaw","given":"Alexandra"},{"family":"Zinsstag","given":"Jakob"},{"family":"Meslin","given":"François-Xavier"}],"issued":{"date-parts":[["2005"]]}}}],"schema":"https://github.com/citation-style-language/schema/raw/master/csl-citation.json"} </w:instrText>
      </w:r>
      <w:r w:rsidRPr="00B13C16">
        <w:fldChar w:fldCharType="separate"/>
      </w:r>
      <w:r w:rsidR="002D1989">
        <w:t>[1]</w:t>
      </w:r>
      <w:r w:rsidRPr="00B13C16">
        <w:fldChar w:fldCharType="end"/>
      </w:r>
      <w:r w:rsidRPr="00B13C16">
        <w:t xml:space="preserve">. Mass vaccination of domestic dogs has been shown to significantly reduce the incidence of rabies, both in human and dog populations </w:t>
      </w:r>
      <w:r w:rsidRPr="00B13C16">
        <w:fldChar w:fldCharType="begin"/>
      </w:r>
      <w:r w:rsidRPr="00B13C16">
        <w:instrText xml:space="preserve"> ADDIN ZOTERO_ITEM CSL_CITATION {"citationID":"abl1l1997q","properties":{"formattedCitation":"[4]","plainCitation":"[4]","noteIndex":0},"citationItems":[{"id":888,"uris":["http://zotero.org/users/4817522/items/5ZJRTKID"],"uri":["http://zotero.org/users/4817522/items/5ZJRTKID"],"itemData":{"id":888,"type":"article-journal","abstract":"Despite the availability of safe and effective rabies vaccines, the incidence of dog rabies has been increasing throughout much of sub-Saharan Africa. Here we describe a vaccination strategy that has resulted in successful control of rabies in a rural dog population of Northwestern Tanzania. From October 1996 to February 2001, four central-point dog vaccination campaigns were conducted in villages within Serengeti District with a mean interval between campaigns of 338, 319 and 456 days. Vaccination coverage of the dog population was estimated from household questionnaires as 64.5, 61.1, 70.6 and 73.7% following each of the four campaigns, respectively. The incidence of dog rabies declined significantly in Serengeti District falling by 70% after the first campaign and by 97% after the second campaign. Over the same period, the incidence of dog rabies did not differ significantly in unvaccinated control villages of Musoma District. The incidence of human bite injuries from suspected rabid dogs declined significantly in Serengeti District after dog vaccination but not in adjacent unvaccinated districts. Vaccination of 60–70% of dogs has been sufficient to control dog rabies in this area and to significantly reduce demand for human post-exposure rabies treatment. Dog-bite injuries can provide a valuable and accessible source of data for surveillance in countries where case incidence data are difficult to obtain.","container-title":"Vaccine","DOI":"10.1016/S0264-410X(02)00778-8","ISSN":"0264-410X","issue":"17","journalAbbreviation":"Vaccine","page":"1965-1973","title":"A dog rabies vaccination campaign in rural Africa: impact on the incidence of dog rabies and human dog-bite injuries","URL":"http://www.sciencedirect.com/science/article/pii/S0264410X02007788","volume":"21","author":[{"family":"Cleaveland","given":"S"},{"family":"Kaare","given":"M"},{"family":"Tiringa","given":"P"},{"family":"Mlengeya","given":"T"},{"family":"Barrat","given":"J"}],"issued":{"date-parts":[["2003",5,16]]}}}],"schema":"https://github.com/citation-style-language/schema/raw/master/csl-citation.json"} </w:instrText>
      </w:r>
      <w:r w:rsidRPr="00B13C16">
        <w:fldChar w:fldCharType="separate"/>
      </w:r>
      <w:r w:rsidR="002D1989">
        <w:t>[4]</w:t>
      </w:r>
      <w:r w:rsidRPr="00B13C16">
        <w:fldChar w:fldCharType="end"/>
      </w:r>
      <w:r w:rsidRPr="00B13C16">
        <w:t xml:space="preserve">, and several studies have demonstrated that </w:t>
      </w:r>
      <w:r w:rsidRPr="00B13C16">
        <w:lastRenderedPageBreak/>
        <w:t xml:space="preserve">targeting the source of rabies infection through dog vaccination is the most cost-effective approach to human rabies prevention </w:t>
      </w:r>
      <w:r w:rsidRPr="00B13C16">
        <w:fldChar w:fldCharType="begin"/>
      </w:r>
      <w:r w:rsidR="006650DD">
        <w:instrText xml:space="preserve"> ADDIN ZOTERO_ITEM CSL_CITATION {"citationID":"a15umlvp8de","properties":{"formattedCitation":"[5\\uc0\\u8211{}7]","plainCitation":"[5–7]","noteIndex":0},"citationItems":[{"id":1204,"uris":["http://zotero.org/users/4817522/items/DLY7KXB7"],"uri":["http://zotero.org/users/4817522/items/DLY7KXB7"],"itemData":{"id":1204,"type":"article-journal","container-title":"Proceedings of the National Academy of Sciences","DOI":"10.1073/pnas.0904740106","ISSN":"0027-8424","issue":"35","journalAbbreviation":"Proceedings of the National Academy of Sciences","note":"publisher: National Acad Sciences","page":"14996-15001","title":"Transmission dynamics and economics of rabies control in dogs and humans in an African city","volume":"106","author":[{"family":"Zinsstag","given":"Jakob"},{"family":"Dürr","given":"S"},{"family":"Penny","given":"MA"},{"family":"Mindekem","given":"R"},{"family":"Roth","given":"F"},{"family":"Gonzalez","given":"S Menendez"},{"family":"Naissengar","given":"S"},{"family":"Hattendorf","given":"J"}],"issued":{"date-parts":[["2009"]]}}},{"id":1205,"uris":["http://zotero.org/users/4817522/items/FEHKTHUS"],"uri":["http://zotero.org/users/4817522/items/FEHKTHUS"],"itemData":{"id":1205,"type":"article-journal","container-title":"Current opinion in virology","DOI":"10.1016/j.coviro.2012.03.007","ISSN":"1879-6257","issue":"3","journalAbbreviation":"Current opinion in virology","note":"publisher: Elsevier","page":"309-314","title":"The role of vaccination in rabies prevention","volume":"2","author":[{"family":"Briggs","given":"Deborah J"}],"issued":{"date-parts":[["2012"]]}}},{"id":177,"uris":["http://zotero.org/users/4817522/items/UJLBU7E9"],"uri":["http://zotero.org/users/4817522/items/UJLBU7E9"],"itemData":{"id":177,"type":"article-journal","container-title":"PLoS neglected tropical diseases","DOI":"10.1371/journal.pntd.0000626","ISSN":"1935-2735","issue":"2","page":"e626","title":"The feasibility of canine rabies elimination in Africa: dispelling doubts with data","title-short":"PLoS Negl Trop Dis","volume":"4","author":[{"family":"Lembo","given":"Tiziana"},{"family":"Hampson","given":"Katie"},{"family":"Kaare","given":"Magai T."},{"family":"Ernest","given":"Eblate"},{"family":"Knobel","given":"Darryn"},{"family":"Kazwala","given":"Rudovick R."},{"family":"Haydon","given":"Daniel T."},{"family":"Cleaveland","given":"Sarah"}],"issued":{"date-parts":[["2010",2]]}}}],"schema":"https://github.com/citation-style-language/schema/raw/master/csl-citation.json"} </w:instrText>
      </w:r>
      <w:r w:rsidRPr="00B13C16">
        <w:fldChar w:fldCharType="separate"/>
      </w:r>
      <w:r w:rsidR="002D1989" w:rsidRPr="002D1989">
        <w:rPr>
          <w:lang w:val="en-GB"/>
        </w:rPr>
        <w:t>[5–7]</w:t>
      </w:r>
      <w:r w:rsidRPr="00B13C16">
        <w:fldChar w:fldCharType="end"/>
      </w:r>
      <w:r w:rsidRPr="00B13C16">
        <w:t>.</w:t>
      </w:r>
    </w:p>
    <w:p w14:paraId="3DF5FB77" w14:textId="44C7BFB1" w:rsidR="00FA4323" w:rsidRPr="00B13C16" w:rsidRDefault="00FA4323" w:rsidP="007475B6">
      <w:pPr>
        <w:pStyle w:val="MDPI31text"/>
      </w:pPr>
      <w:r w:rsidRPr="00B13C16">
        <w:t xml:space="preserve">Centralized pulsed vaccination is the standard delivery method for dog vaccination across much of Africa </w:t>
      </w:r>
      <w:r w:rsidRPr="00B13C16">
        <w:fldChar w:fldCharType="begin"/>
      </w:r>
      <w:r w:rsidR="006650DD">
        <w:instrText xml:space="preserve"> ADDIN ZOTERO_ITEM CSL_CITATION {"citationID":"aslqiqhon3","properties":{"formattedCitation":"[8\\uc0\\u8211{}12]","plainCitation":"[8–12]","noteIndex":0},"citationItems":[{"id":1162,"uris":["http://zotero.org/users/4817522/items/JRE2ZLDS"],"uri":["http://zotero.org/users/4817522/items/JRE2ZLDS"],"itemData":{"id":1162,"type":"article-journal","container-title":"PLoS Neglected Tropical Diseases","DOI":"10.1371/journal.pntd.0009222","ISSN":"1935-2735","issue":"4","journalAbbreviation":"PLoS Neglected Tropical Diseases","note":"publisher: Public Library of Science San Francisco, CA USA","page":"e0009222","title":"Domestic dog demographics and estimates of canine vaccination coverage in a rural area of Zambia for the elimination of rabies","volume":"15","author":[{"family":"Kaneko","given":"Chiho"},{"family":"Omori","given":"Ryosuke"},{"family":"Sasaki","given":"Michihito"},{"family":"Kataoka-Nakamura","given":"Chikako"},{"family":"Simulundu","given":"Edgar"},{"family":"Muleya","given":"Walter"},{"family":"Moonga","given":"Ladslav"},{"family":"Ndebe","given":"Joseph"},{"family":"Hang’ombe","given":"Bernard M"},{"family":"Dautu","given":"George"}],"issued":{"date-parts":[["2021"]]}}},{"id":1166,"uris":["http://zotero.org/users/4817522/items/28DY5ZB3"],"uri":["http://zotero.org/users/4817522/items/28DY5ZB3"],"itemData":{"id":1166,"type":"article-journal","container-title":"BMC veterinary research","DOI":"10.1186/1746-6148-8-236","ISSN":"1746-6148","issue":"1","journalAbbreviation":"BMC veterinary research","note":"publisher: BioMed Central","page":"1-10","title":"Domestic dog demographic structure and dynamics relevant to rabies control planning in urban areas in Africa: the case of Iringa, Tanzania","volume":"8","author":[{"family":"Gsell","given":"Alena S"},{"family":"Knobel","given":"Darryn L"},{"family":"Cleaveland","given":"Sarah"},{"family":"Kazwala","given":"Rudovick R"},{"family":"Vounatsou","given":"Penelope"},{"family":"Zinsstag","given":"Jakob"}],"issued":{"date-parts":[["2012"]]}}},{"id":212,"uris":["http://zotero.org/users/4817522/items/J2RHGTAI"],"uri":["http://zotero.org/users/4817522/items/J2RHGTAI"],"itemData":{"id":212,"type":"article-journal","abstract":"Haiti has historically vaccinated between 100,000 and 300,000 dogs annually against rabies, however national authorities have not been able to reach and maintain the 70% coverage required to eliminate the canine rabies virus variant. Haiti conducts massive dog vaccination campaigns on an annual basis and utilizes both central point and door-to-door methods. These methods require that dog owners are aware of the dates and locations of the campaign. To improve this awareness among dog owners, 600,000 text messages were sent to phones in two Haitian communes (Gonaives and Saint-Marc) to remind dog owners to attend the campaign. Text messages were delivered on the second day and at the mid-point of the campaign. A post-campaign household survey was conducted to assess dog owner's perception of the text messages and the impact on their participation in the vaccination campaign. Overall, 147 of 160 (91.9%) text-receiving dog owners indicated the text was helpful, and 162 of 187 (86.6%) responding dog owners said they would like to receive text reminders during future rabies vaccination campaigns. In areas hosting one-day central point campaigns, dog owners who received the text were 2.0 (95% CI 1.1, 3.6) times more likely to have participated in the campaign (73.1% attendance among those who received the text vs 36.4% among those who did not). In areas incorporating door-to-door vaccination over multiple days there was no significant difference in participation between dog owners who did and did not receive a text. Text message reminders were well-received and significantly improved campaign attendance, indicating that short message service (SMS) alerts may be a successful strategy in low resource areas with large free roaming dog populations.","container-title":"Vaccine","DOI":"10.1016/j.vaccine.2018.03.017","ISSN":"1873-2518 (ELECTRONIC) 0264-410X (LINKING)","issue":"17","journalAbbreviation":"Vaccine","note":"PMCID: PMC6066789","page":"2321-2325","title":"Impact of community-delivered SMS alerts on dog-owner participation during a mass rabies vaccination campaign, Haiti 2017","volume":"36","author":[{"family":"Cleaton","given":"J. M."},{"family":"Wallace","given":"R. M."},{"family":"Crowdis","given":"K."},{"family":"Gibson","given":"A."},{"family":"Monroe","given":"B."},{"family":"Ludder","given":"F."},{"family":"Etheart","given":"M. D."},{"family":"Natal Vigilato","given":"M. A."},{"family":"King","given":"A."}],"issued":{"date-parts":[["2018",4,19]]}}},{"id":92,"uris":["http://zotero.org/users/4817522/items/GUXCL4E3"],"uri":["http://zotero.org/users/4817522/items/GUXCL4E3"],"itemData":{"id":92,"type":"article-journal","abstract":"Maintaining high vaccination coverage is key to successful rabies control, but mass dog vaccination can be challenging and population turnover erodes coverage. Declines in rabies incidence following successive island-wide vaccination campaigns in Bali suggest that prospects for controlling and ultimately eliminating rabies are good. Rabies, however, has continued to circulate at low levels. In the push to eliminate rabies from Bali, high coverage needs to be maintained across all areas of the island. We carried out door-to-door (DTD) questionnaire surveys (n = 10,352 dog-owning households) and photographic mark-recapture surveys (536 line transects, 2,597 observations of free-roaming dogs) in 2011-2012 to estimate dog population sizes and assess rabies vaccination coverage and dog demographic characteristics in Bali, Indonesia. The median number of dogs per subvillage unit (banjar) was 43 (range 0-307) for owned dogs estimated from the DTD survey and 17 (range 0-83) for unconfined dogs (including both owned and unowned) from transects. Vaccination coverage of owned dogs was significantly higher in adults (91.4%) compared to juveniles (&lt;1 year, 43.9%), likely due to insufficient targeting of pups and from puppies born subsequent to vaccination campaigns. Juveniles had a 10-70 times greater risk of not being vaccinated in urban, suburban, and rural areas [combined odds ratios (ORs): 9.9-71.1, 95% CI: 8.6-96.0]. Free-roaming owned dogs were also 2-3 times more likely to be not vaccinated compared to those confined (combined Ors: 1.9-3.6, 95% CI: 1.4-5.4), with more dogs being confined in urban (71.2%) than in suburban (16.1%) and rural areas (8.0%). Vaccination coverage estimates from transects were also much lower (30.9%) than household surveys (83.6%), possibly due to loss of collars used to identify the vaccination status of free-roaming dogs, but these unconfined dogs may also include dogs that were unowned or more difficult to vaccinate. Overall, coverage levels were high in the owned dog population, but for future campaigns in Bali to have the highest chance of eliminating rabies, concerted effort should be made to vaccinate free-roaming dogs particularly in suburban and rural areas, with advertising to ensure that owners vaccinate pups. Long-lasting, cheap, and quick methods are needed to mark vaccinated animals and reassure communities of the reach of vaccination campaigns.","container-title":"Front Vet Sci","DOI":"10.3389/fvets.2016.00123","ISSN":"2297-1769 (PRINT) 2297-1769 (LINKING)","note":"PMCID: PMC5220097","page":"123","title":"Determinants of Vaccination Coverage and Consequences for Rabies Control in Bali, Indonesia","volume":"3","author":[{"family":"Arief","given":"R. A."},{"family":"Hampson","given":"K."},{"family":"Jatikusumah","given":"A."},{"family":"Widyastuti","given":"M. D."},{"literal":"Sunandar"},{"family":"Basri","given":"C."},{"family":"Putra","given":"A. A."},{"family":"Willyanto","given":"I."},{"family":"Estoepangestie","given":"A. T."},{"family":"Mardiana","given":"I. W."},{"family":"Kesuma","given":"I. K."},{"family":"Sumantra","given":"I. P."},{"family":"Doherty","given":"P. F."},{"family":"Salman","given":"M. D."},{"family":"Gilbert","given":"J."},{"family":"Unger","given":"F."}],"issued":{"date-parts":[["2016"]]}}},{"id":1168,"uris":["http://zotero.org/users/4817522/items/7UX79GCI"],"uri":["http://zotero.org/users/4817522/items/7UX79GCI"],"itemData":{"id":1168,"type":"article-journal","container-title":"PLoS Negl Trop Dis","DOI":"10.1371/journal.pntd.0004177","ISSN":"1935-2735","issue":"11","journalAbbreviation":"PLoS Negl Trop Dis","note":"publisher: Public Library of Science","page":"e0004177","title":"Population dynamics of owned, free-roaming dogs: implications for rabies control","volume":"9","author":[{"family":"Conan","given":"Anne"},{"family":"Akerele","given":"Oluyemisi"},{"family":"Simpson","given":"Greg"},{"family":"Reininghaus","given":"Bjorn"},{"family":"Rooyen","given":"Jacques","non-dropping-particle":"van"},{"family":"Knobel","given":"Darryn"}],"issued":{"date-parts":[["2015"]]}}}],"schema":"https://github.com/citation-style-language/schema/raw/master/csl-citation.json"} </w:instrText>
      </w:r>
      <w:r w:rsidRPr="00B13C16">
        <w:fldChar w:fldCharType="separate"/>
      </w:r>
      <w:r w:rsidR="002D1989" w:rsidRPr="002D1989">
        <w:rPr>
          <w:lang w:val="en-GB"/>
        </w:rPr>
        <w:t>[8–12]</w:t>
      </w:r>
      <w:r w:rsidRPr="00B13C16">
        <w:fldChar w:fldCharType="end"/>
      </w:r>
      <w:r w:rsidRPr="00B13C16">
        <w:t xml:space="preserve">. This method involves teams of vaccinators setting up temporary static-point clinics in a convenient central location that typically last for one day </w:t>
      </w:r>
      <w:r w:rsidRPr="00B13C16">
        <w:fldChar w:fldCharType="begin"/>
      </w:r>
      <w:r w:rsidR="00064FEA">
        <w:instrText xml:space="preserve"> ADDIN ZOTERO_ITEM CSL_CITATION {"citationID":"pBAENWjI","properties":{"formattedCitation":"[13,14]","plainCitation":"[13,14]","noteIndex":0},"citationItems":[{"id":277,"uris":["http://zotero.org/users/4817522/items/IMPG7SGZ"],"uri":["http://zotero.org/users/4817522/items/IMPG7SGZ"],"itemData":{"id":277,"type":"article-journal","abstract":"Transmission of rabies from animals to people continues despite availability of good vaccines for both human and animal use. The only effective strategy to achieve elimination of dog rabies and the related human exposure is to immunize dogs at high coverage levels. We present the analysis of two consecutive parenteral dog mass vaccination campaigns conducted in N'Djamena in 2012 and 2013 to advocate the feasibility and effectiveness for rabies control through proof of concept. The overall coverage reached by the intervention was &gt;70% in both years. Monthly reported rabies cases in dogs decreased by more than 90% within one year. Key points were a cooperative collaboration between the three partner institutions involved in the control program, sufficient information and communication strategy to access local leaders and the public, careful planning of the practical implementation phase and the effective motivation of staff. The dynamic and semi to non-restricted nature of dog populations in most rabies endemic areas is often considered to be a major obstacle to achieve sufficient vaccination coverage. However, we show that feasibility of dog mass vaccination is highly dependent on human determinants of dog population accessibility and the disease awareness of dog owners. Consequently, prior evaluation of the human cultural and socio-economic context is an important prerequisite for planning dog rabies vaccination campaigns.","container-title":"Vaccine","DOI":"10.1016/j.vaccine.2015.11.033","ISSN":"1873-2518 (ELECTRONIC) 0264-410X (LINKING)","issue":"4","journalAbbreviation":"Vaccine","page":"571-577","title":"Operational performance and analysis of two rabies vaccination campaigns in N'Djamena, Chad","volume":"34","author":[{"family":"Lechenne","given":"M."},{"family":"Oussiguere","given":"A."},{"family":"Naissengar","given":"K."},{"family":"Mindekem","given":"R."},{"family":"Mosimann","given":"L."},{"family":"Rives","given":"G."},{"family":"Hattendorf","given":"J."},{"family":"Moto","given":"D. D."},{"family":"Alfaroukh","given":"I. O."},{"family":"Zinsstag","given":"J."},{"family":"technical","given":"committee"}],"issued":{"date-parts":[["2016",1,20]]}}},{"id":1374,"uris":["http://zotero.org/users/4817522/items/S4D2FRQ3"],"uri":["http://zotero.org/users/4817522/items/S4D2FRQ3"],"itemData":{"id":1374,"type":"article-journal","abstract":"Author Summary It is estimated that 59,000 people die from canine-mediated rabies each year, over 99% in developing countries where rabies is endemic and nearly half of the victims are children. The annual global cost has been estimated at 8.6 billion dollars. Yet with highly effective vaccines and a single species of reservoir host (the domestic dog) rabies is entirely preventable through mass dog vaccination. These disease burden statistics, and the evidence that dog vaccination is highly effective at eliminating human rabies, have led the World Health Organisation (WHO), together with the Food and Agriculture Organization (FAO) and the World Organization for Animal Health (OIE), to unite in their joint commitment to the global elimination of canine rabies. To be successful in this, vaccination campaigns must routinely achieve the 70% coverage levels required for rabies elimination. We used a mass dog rabies vaccination campaign in northern Tanzania to assess the accuracy of methods used for estimating coverage. Additionally we assessed the impact that incentives had on vaccination turn out. Our data showed that, despite under- and over-estimating the coverage respectively, both household questionnaire and mark-re-sight surveys were accurate when compared to a gold-standard method for estimating coverage. Given this tendency to provide a conservative estimate, whilst also providing opportunities for valuable demographic data to be collected, we recommend the household questionnaire survey method. Our data also indicated that the provision of incentives did significantly increase the number of dogs brought for vaccination.","container-title":"PLOS Neglected Tropical Diseases","DOI":"10.1371/journal.pntd.0004221","issue":"12","journalAbbreviation":"PLOS Neglected Tropical Diseases","note":"publisher: Public Library of Science","page":"e0004221","title":"Incentives Increase Participation in Mass Dog Rabies Vaccination Clinics and Methods of Coverage Estimation Are Assessed to Be Accurate","URL":"https://doi.org/10.1371/journal.pntd.0004221","volume":"9","author":[{"family":"Minyoo","given":"Abel B."},{"family":"Steinmetz","given":"Melissa"},{"family":"Czupryna","given":"Anna"},{"family":"Bigambo","given":"Machunde"},{"family":"Mzimbiri","given":"Imam"},{"family":"Powell","given":"George"},{"family":"Gwakisa","given":"Paul"},{"family":"Lankester","given":"Felix"}],"issued":{"date-parts":[["2015",12,3]]}}}],"schema":"https://github.com/citation-style-language/schema/raw/master/csl-citation.json"} </w:instrText>
      </w:r>
      <w:r w:rsidRPr="00B13C16">
        <w:fldChar w:fldCharType="separate"/>
      </w:r>
      <w:r w:rsidR="00064FEA">
        <w:t>[13,14]</w:t>
      </w:r>
      <w:r w:rsidRPr="00B13C16">
        <w:fldChar w:fldCharType="end"/>
      </w:r>
      <w:r w:rsidRPr="00B13C16">
        <w:t xml:space="preserve">. At least 70% of the dog population needs to be vaccinated in each annual campaign </w:t>
      </w:r>
      <w:r w:rsidRPr="00B13C16">
        <w:fldChar w:fldCharType="begin"/>
      </w:r>
      <w:r w:rsidR="003F1621">
        <w:instrText xml:space="preserve"> ADDIN ZOTERO_ITEM CSL_CITATION {"citationID":"Oe4IHOOR","properties":{"formattedCitation":"[15,16]","plainCitation":"[15,16]","noteIndex":0},"citationItems":[{"id":1158,"uris":["http://zotero.org/users/4817522/items/YD9CZRPX"],"uri":["http://zotero.org/users/4817522/items/YD9CZRPX"],"itemData":{"id":1158,"type":"article-journal","ISSN":"9241513837","note":"publisher: World Health Organization","title":"Zero by 30: the global strategic plan to end human deaths from dog-mediated rabies by 2030","URL":"https://www.who.int/rabies/resources/9789241513838/en/","author":[{"literal":"WHO"}],"accessed":{"date-parts":[["2021",4,20]]},"issued":{"date-parts":[["2018"]]}}},{"id":1373,"uris":["http://zotero.org/users/4817522/items/YADXC8KM"],"uri":["http://zotero.org/users/4817522/items/YADXC8KM"],"itemData":{"id":1373,"type":"article-journal","abstract":"WHO recommends that 70% of dogs in a population should be immunized to eliminate or prevent outbreaks of rabies. This critical percentage (pc) has been established empirically from observations on the relationship between vaccination coverage and rabies incidence in dog populations around the world. Here, by contrast, we estimate pc by using epidemic theory, together with data available from four outbreaks in urban and rural areas of the USA, Mexico, Malaysia and Indonesia. From the rate of increase of cases at the beginning of these epidemics, we obtain estimates of the basic case reproduction number of infection, R0, in the range 1.62–2.33, implying that pc lies between 39% and 57%. The errors attached to these estimates of pc suggest that the recommended coverage of 70% would prevent a major outbreak of rabies on no fewer than 96.5% of occasions.","container-title":"Vaccine","DOI":"10.1016/0264-410X(95)00197-9","ISSN":"0264-410X","issue":"3","journalAbbreviation":"Vaccine","page":"185-186","title":"Immunization coverage required to prevent outbreaks of dog rabies","URL":"https://www.sciencedirect.com/science/article/pii/0264410X95001979","volume":"14","author":[{"family":"Coleman","given":"Paul G."},{"family":"Dye","given":"Christopher"}],"issued":{"date-parts":[["1996",2,1]]}}}],"schema":"https://github.com/citation-style-language/schema/raw/master/csl-citation.json"} </w:instrText>
      </w:r>
      <w:r w:rsidRPr="00B13C16">
        <w:fldChar w:fldCharType="separate"/>
      </w:r>
      <w:r w:rsidR="003F1621">
        <w:t>[15,16]</w:t>
      </w:r>
      <w:r w:rsidRPr="00B13C16">
        <w:fldChar w:fldCharType="end"/>
      </w:r>
      <w:r w:rsidRPr="00B13C16">
        <w:t xml:space="preserve">, to prevent herd immunity dropping below the critical threshold in the 12 month interval before the next campaign </w:t>
      </w:r>
      <w:r w:rsidRPr="00B13C16">
        <w:fldChar w:fldCharType="begin"/>
      </w:r>
      <w:r w:rsidR="003F1621">
        <w:instrText xml:space="preserve"> ADDIN ZOTERO_ITEM CSL_CITATION {"citationID":"bn7FcdRn","properties":{"formattedCitation":"[16\\uc0\\u8211{}18]","plainCitation":"[16–18]","noteIndex":0},"citationItems":[{"id":406,"uris":["http://zotero.org/users/4817522/items/8MPC97UK"],"uri":["http://zotero.org/users/4817522/items/8MPC97UK"],"itemData":{"id":406,"type":"article-journal","container-title":"PLoS Biol","DOI":"10.1371/journal.pbio.1000053","ISSN":"1545-7885","issue":"3","journalAbbreviation":"PLoS biology","title":"Transmission Dynamics and Prospects for the Elimination of Canine Rabies","volume":"7","author":[{"family":"Hampson","given":"Katie"},{"family":"Dushoff","given":"Jonathan"},{"family":"Cleaveland","given":"Sarah"},{"family":"Haydon","given":"Daniel T."},{"family":"Kaare","given":"Magai"},{"family":"Packer","given":"Craig"},{"family":"Dobson","given":"Andy"}],"issued":{"date-parts":[["2009"]]}}},{"id":1167,"uris":["http://zotero.org/users/4817522/items/4DE4L5N6"],"uri":["http://zotero.org/users/4817522/items/4DE4L5N6"],"itemData":{"id":1167,"type":"article-journal","container-title":"Journal of Applied Ecology","DOI":"10.1111/1365-2664.12279","ISSN":"0021-8901","issue":"4","journalAbbreviation":"Journal of Applied Ecology","note":"publisher: Wiley Online Library","page":"1096-1106","title":"The demography of free‐roaming dog populations and applications to disease and population control","volume":"51","author":[{"family":"Morters","given":"Michelle K"},{"family":"McKinley","given":"Trevelyan J"},{"family":"Restif","given":"Olivier"},{"family":"Conlan","given":"Andrew JK"},{"family":"Cleaveland","given":"Sarah"},{"family":"Hampson","given":"Katie"},{"family":"Whay","given":"Helen R"},{"family":"Damriyasa","given":"I Made"},{"family":"Wood","given":"James LN"}],"issued":{"date-parts":[["2014"]]}}},{"id":1373,"uris":["http://zotero.org/users/4817522/items/YADXC8KM"],"uri":["http://zotero.org/users/4817522/items/YADXC8KM"],"itemData":{"id":1373,"type":"article-journal","abstract":"WHO recommends that 70% of dogs in a population should be immunized to eliminate or prevent outbreaks of rabies. This critical percentage (pc) has been established empirically from observations on the relationship between vaccination coverage and rabies incidence in dog populations around the world. Here, by contrast, we estimate pc by using epidemic theory, together with data available from four outbreaks in urban and rural areas of the USA, Mexico, Malaysia and Indonesia. From the rate of increase of cases at the beginning of these epidemics, we obtain estimates of the basic case reproduction number of infection, R0, in the range 1.62–2.33, implying that pc lies between 39% and 57%. The errors attached to these estimates of pc suggest that the recommended coverage of 70% would prevent a major outbreak of rabies on no fewer than 96.5% of occasions.","container-title":"Vaccine","DOI":"10.1016/0264-410X(95)00197-9","ISSN":"0264-410X","issue":"3","journalAbbreviation":"Vaccine","page":"185-186","title":"Immunization coverage required to prevent outbreaks of dog rabies","URL":"https://www.sciencedirect.com/science/article/pii/0264410X95001979","volume":"14","author":[{"family":"Coleman","given":"Paul G."},{"family":"Dye","given":"Christopher"}],"issued":{"date-parts":[["1996",2,1]]}}}],"schema":"https://github.com/citation-style-language/schema/raw/master/csl-citation.json"} </w:instrText>
      </w:r>
      <w:r w:rsidRPr="00B13C16">
        <w:fldChar w:fldCharType="separate"/>
      </w:r>
      <w:r w:rsidR="003F1621" w:rsidRPr="003F1621">
        <w:rPr>
          <w:lang w:val="en-GB"/>
        </w:rPr>
        <w:t>[16–18]</w:t>
      </w:r>
      <w:r w:rsidRPr="00B13C16">
        <w:fldChar w:fldCharType="end"/>
      </w:r>
      <w:r w:rsidRPr="00B13C16">
        <w:t xml:space="preserve">. But studies have shown that annual campaigns sometimes fail to attain this recommended coverage </w:t>
      </w:r>
      <w:r w:rsidRPr="00B13C16">
        <w:fldChar w:fldCharType="begin"/>
      </w:r>
      <w:r w:rsidR="003F1621">
        <w:instrText xml:space="preserve"> ADDIN ZOTERO_ITEM CSL_CITATION {"citationID":"wvYClGtz","properties":{"formattedCitation":"[4,19\\uc0\\u8211{}22]","plainCitation":"[4,19–22]","noteIndex":0},"citationItems":[{"id":888,"uris":["http://zotero.org/users/4817522/items/5ZJRTKID"],"uri":["http://zotero.org/users/4817522/items/5ZJRTKID"],"itemData":{"id":888,"type":"article-journal","abstract":"Despite the availability of safe and effective rabies vaccines, the incidence of dog rabies has been increasing throughout much of sub-Saharan Africa. Here we describe a vaccination strategy that has resulted in successful control of rabies in a rural dog population of Northwestern Tanzania. From October 1996 to February 2001, four central-point dog vaccination campaigns were conducted in villages within Serengeti District with a mean interval between campaigns of 338, 319 and 456 days. Vaccination coverage of the dog population was estimated from household questionnaires as 64.5, 61.1, 70.6 and 73.7% following each of the four campaigns, respectively. The incidence of dog rabies declined significantly in Serengeti District falling by 70% after the first campaign and by 97% after the second campaign. Over the same period, the incidence of dog rabies did not differ significantly in unvaccinated control villages of Musoma District. The incidence of human bite injuries from suspected rabid dogs declined significantly in Serengeti District after dog vaccination but not in adjacent unvaccinated districts. Vaccination of 60–70% of dogs has been sufficient to control dog rabies in this area and to significantly reduce demand for human post-exposure rabies treatment. Dog-bite injuries can provide a valuable and accessible source of data for surveillance in countries where case incidence data are difficult to obtain.","container-title":"Vaccine","DOI":"10.1016/S0264-410X(02)00778-8","ISSN":"0264-410X","issue":"17","journalAbbreviation":"Vaccine","page":"1965-1973","title":"A dog rabies vaccination campaign in rural Africa: impact on the incidence of dog rabies and human dog-bite injuries","URL":"http://www.sciencedirect.com/science/article/pii/S0264410X02007788","volume":"21","author":[{"family":"Cleaveland","given":"S"},{"family":"Kaare","given":"M"},{"family":"Tiringa","given":"P"},{"family":"Mlengeya","given":"T"},{"family":"Barrat","given":"J"}],"issued":{"date-parts":[["2003",5,16]]}}},{"id":69,"uris":["http://zotero.org/users/4817522/items/7BGTP7FC"],"uri":["http://zotero.org/users/4817522/items/7BGTP7FC"],"itemData":{"id":69,"type":"article-journal","container-title":"Epidemiology and Infection","DOI":"10.1017/s0950268802006957","ISSN":"0950-2688 1469-4409","issue":"01","title":"Comparison of vaccination strategies for the control of dog rabies in Machakos District, Kenya","volume":"129","author":[{"family":"Kitala","given":"P. M."},{"family":"McDermott","given":"J. J."},{"family":"Coleman","given":"P. G."},{"family":"Dye","given":"C."}],"issued":{"date-parts":[["2002"]]}}},{"id":"9r2bZPhi/SradqBt0","uris":["http://zotero.org/users/4817522/items/YMT3F5ML"],"uri":["http://zotero.org/users/4817522/items/YMT3F5ML"],"itemData":{"id":324,"type":"article-journal","container-title":"Vaccine","ISSN":"0264-410X","issue":"1","journalAbbreviation":"Vaccine","page":"152-160","title":"Rabies control in rural Africa: evaluating strategies for effective domestic dog vaccination","volume":"27","author":[{"family":"Kaare","given":"M."},{"family":"Lembo","given":"T."},{"family":"Hampson","given":"K."},{"family":"Ernest","given":"E."},{"family":"Estes","given":"A."},{"family":"Mentzel","given":"C."},{"family":"Cleaveland","given":"S."}],"issued":{"date-parts":[["2009"]]}}},{"id":235,"uris":["http://zotero.org/users/4817522/items/MV5JE8D3"],"uri":["http://zotero.org/users/4817522/items/MV5JE8D3"],"itemData":{"id":235,"type":"article-journal","abstract":"BACKGROUND: The current rabies control strategy in Zambia is based on dog vaccination, dog population control and dog movement restrictions. In Nyimba district of Zambia, dog vaccination coverage is low but the incidence of dog bites is high which places the community at risk of rabies infection. The renewed global interest eliminating rabies in developing countries has spurred interest to identify determinants and barriers of dog vaccination in an effort to reduce the overall disease burden. METHODOLOGY: A mixed methods cross sectional design was used in the study. This consisted of three parts: Evaluation of medical records regarding dog bite injuries, implementation and analysis of a household survey and in-depth review of key informant interviews. Data was collected into a Microsoft Excel database and subsequently transferred to STATA for descriptive, inferential and thematic analysis. RESULTS: Dog vaccination coverage overall was 8.7% (57/655), with 3.4% (22/655) in urban areas, 1.8% (12/655) in peri-urban and 3.5 (23/655) in the rural regions. Financially stable households were more likely to have their dogs vaccinated. Only 10.3% (31/300) of the respondents had vaccinated their dogs and these had a reliable source of income as 6% (18/300) were peasant farmers, 2% (6/300) were dependants whose guardians were financially stable and 2.3% (7/300) were in steady employment. Important barriers to dog vaccination included cost, limited awareness of vaccination program and access. CONCLUSION: Current rabies control strategies in Nyimba district, Zambia, appear quite limited. Improvements in the regional dog vaccination program may provide benefits. Enhancement of educational efforts targeting behavioural factors may also prove useful. Finally, the cost of dog vaccination can be reduced with scaled up production of a local vaccine.","container-title":"PLoS Negl Trop Dis","DOI":"10.1371/journal.pntd.0005946","ISSN":"1935-2735 (ELECTRONIC) 1935-2727 (LINKING)","issue":"10","note":"PMCID: PMC5648261","page":"e0005946","title":"Insights and efforts to control rabies in Zambia: Evaluation of determinants and barriers to dog vaccination in Nyimba district","volume":"11","author":[{"family":"Mulipukwa","given":"C. P."},{"family":"Mudenda","given":"B."},{"family":"Mbewe","given":"A. R."}],"issued":{"date-parts":[["2017",10]]}}},{"id":1153,"uris":["http://zotero.org/users/4817522/items/YLSQJM46"],"uri":["http://zotero.org/users/4817522/items/YLSQJM46"],"itemData":{"id":1153,"type":"article-journal","container-title":"Transboundary and emerging diseases","DOI":"10.1111/tbed.13622","ISSN":"1865-1674","issue":"6","journalAbbreviation":"Transboundary and emerging diseases","note":"publisher: Wiley Online Library","page":"2679-2691","title":"Barriers to attendance of canine rabies vaccination campaigns in Haiti, 2017","volume":"67","author":[{"family":"Barbosa Costa","given":"Galileu"},{"family":"Ludder","given":"Fleurinord"},{"family":"Monroe","given":"Benjamin"},{"family":"Dilius","given":"Pierre"},{"family":"Crowdis","given":"Kelly"},{"family":"Blanton","given":"Jesse D"},{"family":"Pieracci","given":"Emily G"},{"family":"Head","given":"Jennifer R"},{"family":"Gibson","given":"Andrew D"},{"family":"Wallace","given":"Ryan M"}],"issued":{"date-parts":[["2020"]]}}}],"schema":"https://github.com/citation-style-language/schema/raw/master/csl-citation.json"} </w:instrText>
      </w:r>
      <w:r w:rsidRPr="00B13C16">
        <w:fldChar w:fldCharType="separate"/>
      </w:r>
      <w:r w:rsidR="003F1621" w:rsidRPr="003F1621">
        <w:rPr>
          <w:lang w:val="en-GB"/>
        </w:rPr>
        <w:t>[4,19–22]</w:t>
      </w:r>
      <w:r w:rsidRPr="00B13C16">
        <w:fldChar w:fldCharType="end"/>
      </w:r>
      <w:r w:rsidRPr="00B13C16">
        <w:t xml:space="preserve">.  </w:t>
      </w:r>
    </w:p>
    <w:p w14:paraId="0A32981C" w14:textId="4272CCEE" w:rsidR="00FA4323" w:rsidRPr="00B13C16" w:rsidRDefault="00FA4323" w:rsidP="007475B6">
      <w:pPr>
        <w:pStyle w:val="MDPI31text"/>
      </w:pPr>
      <w:r w:rsidRPr="00B13C16">
        <w:t xml:space="preserve">Herd immunity can decline by 30-50% per year in rabies endemic countries </w:t>
      </w:r>
      <w:r w:rsidRPr="00B13C16">
        <w:fldChar w:fldCharType="begin"/>
      </w:r>
      <w:r w:rsidR="003F1621">
        <w:instrText xml:space="preserve"> ADDIN ZOTERO_ITEM CSL_CITATION {"citationID":"a1ovqj5bfn1","properties":{"formattedCitation":"[19,23]","plainCitation":"[19,23]","noteIndex":0},"citationItems":[{"id":69,"uris":["http://zotero.org/users/4817522/items/7BGTP7FC"],"uri":["http://zotero.org/users/4817522/items/7BGTP7FC"],"itemData":{"id":69,"type":"article-journal","container-title":"Epidemiology and Infection","DOI":"10.1017/s0950268802006957","ISSN":"0950-2688 1469-4409","issue":"01","title":"Comparison of vaccination strategies for the control of dog rabies in Machakos District, Kenya","volume":"129","author":[{"family":"Kitala","given":"P. M."},{"family":"McDermott","given":"J. J."},{"family":"Coleman","given":"P. G."},{"family":"Dye","given":"C."}],"issued":{"date-parts":[["2002"]]}}},{"id":1209,"uris":["http://zotero.org/users/4817522/items/Z5CJB4M2"],"uri":["http://zotero.org/users/4817522/items/Z5CJB4M2"],"itemData":{"id":1209,"type":"article-journal","container-title":"Comparative immunology, microbiology and infectious diseases","DOI":"10.1016/0147-9571(82)90047-9","ISSN":"0147-9571","issue":"1-3","journalAbbreviation":"Comparative immunology, microbiology and infectious diseases","note":"publisher: Elsevier","page":"265-270","title":"Ecology of dogs in the central Philippines in relation to rabies control efforts","volume":"5","author":[{"family":"Beran","given":"George W"}],"issued":{"date-parts":[["1982"]]}}}],"schema":"https://github.com/citation-style-language/schema/raw/master/csl-citation.json"} </w:instrText>
      </w:r>
      <w:r w:rsidRPr="00B13C16">
        <w:fldChar w:fldCharType="separate"/>
      </w:r>
      <w:r w:rsidR="003F1621">
        <w:t>[19,23]</w:t>
      </w:r>
      <w:r w:rsidRPr="00B13C16">
        <w:fldChar w:fldCharType="end"/>
      </w:r>
      <w:r w:rsidRPr="00B13C16">
        <w:t xml:space="preserve"> due to high dog population turnover </w:t>
      </w:r>
      <w:r w:rsidRPr="00B13C16">
        <w:fldChar w:fldCharType="begin"/>
      </w:r>
      <w:r w:rsidR="003F1621">
        <w:instrText xml:space="preserve"> ADDIN ZOTERO_ITEM CSL_CITATION {"citationID":"atqsdk7bl6","properties":{"formattedCitation":"[11,17,19]","plainCitation":"[11,17,19]","noteIndex":0},"citationItems":[{"id":406,"uris":["http://zotero.org/users/4817522/items/8MPC97UK"],"uri":["http://zotero.org/users/4817522/items/8MPC97UK"],"itemData":{"id":406,"type":"article-journal","container-title":"PLoS Biol","DOI":"10.1371/journal.pbio.1000053","ISSN":"1545-7885","issue":"3","journalAbbreviation":"PLoS biology","title":"Transmission Dynamics and Prospects for the Elimination of Canine Rabies","volume":"7","author":[{"family":"Hampson","given":"Katie"},{"family":"Dushoff","given":"Jonathan"},{"family":"Cleaveland","given":"Sarah"},{"family":"Haydon","given":"Daniel T."},{"family":"Kaare","given":"Magai"},{"family":"Packer","given":"Craig"},{"family":"Dobson","given":"Andy"}],"issued":{"date-parts":[["2009"]]}}},{"id":92,"uris":["http://zotero.org/users/4817522/items/GUXCL4E3"],"uri":["http://zotero.org/users/4817522/items/GUXCL4E3"],"itemData":{"id":92,"type":"article-journal","abstract":"Maintaining high vaccination coverage is key to successful rabies control, but mass dog vaccination can be challenging and population turnover erodes coverage. Declines in rabies incidence following successive island-wide vaccination campaigns in Bali suggest that prospects for controlling and ultimately eliminating rabies are good. Rabies, however, has continued to circulate at low levels. In the push to eliminate rabies from Bali, high coverage needs to be maintained across all areas of the island. We carried out door-to-door (DTD) questionnaire surveys (n = 10,352 dog-owning households) and photographic mark-recapture surveys (536 line transects, 2,597 observations of free-roaming dogs) in 2011-2012 to estimate dog population sizes and assess rabies vaccination coverage and dog demographic characteristics in Bali, Indonesia. The median number of dogs per subvillage unit (banjar) was 43 (range 0-307) for owned dogs estimated from the DTD survey and 17 (range 0-83) for unconfined dogs (including both owned and unowned) from transects. Vaccination coverage of owned dogs was significantly higher in adults (91.4%) compared to juveniles (&lt;1 year, 43.9%), likely due to insufficient targeting of pups and from puppies born subsequent to vaccination campaigns. Juveniles had a 10-70 times greater risk of not being vaccinated in urban, suburban, and rural areas [combined odds ratios (ORs): 9.9-71.1, 95% CI: 8.6-96.0]. Free-roaming owned dogs were also 2-3 times more likely to be not vaccinated compared to those confined (combined Ors: 1.9-3.6, 95% CI: 1.4-5.4), with more dogs being confined in urban (71.2%) than in suburban (16.1%) and rural areas (8.0%). Vaccination coverage estimates from transects were also much lower (30.9%) than household surveys (83.6%), possibly due to loss of collars used to identify the vaccination status of free-roaming dogs, but these unconfined dogs may also include dogs that were unowned or more difficult to vaccinate. Overall, coverage levels were high in the owned dog population, but for future campaigns in Bali to have the highest chance of eliminating rabies, concerted effort should be made to vaccinate free-roaming dogs particularly in suburban and rural areas, with advertising to ensure that owners vaccinate pups. Long-lasting, cheap, and quick methods are needed to mark vaccinated animals and reassure communities of the reach of vaccination campaigns.","container-title":"Front Vet Sci","DOI":"10.3389/fvets.2016.00123","ISSN":"2297-1769 (PRINT) 2297-1769 (LINKING)","note":"PMCID: PMC5220097","page":"123","title":"Determinants of Vaccination Coverage and Consequences for Rabies Control in Bali, Indonesia","volume":"3","author":[{"family":"Arief","given":"R. A."},{"family":"Hampson","given":"K."},{"family":"Jatikusumah","given":"A."},{"family":"Widyastuti","given":"M. D."},{"literal":"Sunandar"},{"family":"Basri","given":"C."},{"family":"Putra","given":"A. A."},{"family":"Willyanto","given":"I."},{"family":"Estoepangestie","given":"A. T."},{"family":"Mardiana","given":"I. W."},{"family":"Kesuma","given":"I. K."},{"family":"Sumantra","given":"I. P."},{"family":"Doherty","given":"P. F."},{"family":"Salman","given":"M. D."},{"family":"Gilbert","given":"J."},{"family":"Unger","given":"F."}],"issued":{"date-parts":[["2016"]]}}},{"id":69,"uris":["http://zotero.org/users/4817522/items/7BGTP7FC"],"uri":["http://zotero.org/users/4817522/items/7BGTP7FC"],"itemData":{"id":69,"type":"article-journal","container-title":"Epidemiology and Infection","DOI":"10.1017/s0950268802006957","ISSN":"0950-2688 1469-4409","issue":"01","title":"Comparison of vaccination strategies for the control of dog rabies in Machakos District, Kenya","volume":"129","author":[{"family":"Kitala","given":"P. M."},{"family":"McDermott","given":"J. J."},{"family":"Coleman","given":"P. G."},{"family":"Dye","given":"C."}],"issued":{"date-parts":[["2002"]]}}}],"schema":"https://github.com/citation-style-language/schema/raw/master/csl-citation.json"} </w:instrText>
      </w:r>
      <w:r w:rsidRPr="00B13C16">
        <w:fldChar w:fldCharType="separate"/>
      </w:r>
      <w:r w:rsidR="003F1621">
        <w:t>[11,17,19]</w:t>
      </w:r>
      <w:r w:rsidRPr="00B13C16">
        <w:fldChar w:fldCharType="end"/>
      </w:r>
      <w:r w:rsidRPr="00B13C16">
        <w:t xml:space="preserve">. With the elimination of rabies dependent on continuously high vaccination coverage, alternative approaches to pulse vaccination may help to maintain herd immunity over time </w:t>
      </w:r>
      <w:r w:rsidRPr="00B13C16">
        <w:fldChar w:fldCharType="begin"/>
      </w:r>
      <w:r w:rsidR="003F1621">
        <w:instrText xml:space="preserve"> ADDIN ZOTERO_ITEM CSL_CITATION {"citationID":"a2nc50hbh8g","properties":{"formattedCitation":"[24]","plainCitation":"[24]","noteIndex":0},"citationItems":[{"id":1207,"uris":["http://zotero.org/users/4817522/items/X5JZSDL5"],"uri":["http://zotero.org/users/4817522/items/X5JZSDL5"],"itemData":{"id":1207,"type":"article-journal","container-title":"Vaccine","DOI":"10.1016/j.vaccine.2012.03.069","ISSN":"0264-410X","issue":"24","journalAbbreviation":"Vaccine","note":"publisher: Elsevier","page":"3492-3502","title":"Canine rabies vaccination and domestic dog population characteristics in the developing world: a systematic review","volume":"30","author":[{"family":"Davlin","given":"Stacy L"},{"family":"VonVille","given":"Helena M"}],"issued":{"date-parts":[["2012"]]}}}],"schema":"https://github.com/citation-style-language/schema/raw/master/csl-citation.json"} </w:instrText>
      </w:r>
      <w:r w:rsidRPr="00B13C16">
        <w:fldChar w:fldCharType="separate"/>
      </w:r>
      <w:r w:rsidR="003F1621">
        <w:t>[24]</w:t>
      </w:r>
      <w:r w:rsidRPr="00B13C16">
        <w:fldChar w:fldCharType="end"/>
      </w:r>
      <w:r w:rsidRPr="00B13C16">
        <w:t>. Availability of thermotolerant rabies vaccines</w:t>
      </w:r>
      <w:ins w:id="0" w:author="Ahmed Lugelo" w:date="2022-03-13T23:18:00Z">
        <w:r w:rsidR="00D2304A">
          <w:t xml:space="preserve"> </w:t>
        </w:r>
      </w:ins>
      <w:del w:id="1" w:author="Ahmed Lugelo" w:date="2022-03-13T23:22:00Z">
        <w:r w:rsidRPr="00B13C16" w:rsidDel="006C7354">
          <w:delText xml:space="preserve"> </w:delText>
        </w:r>
      </w:del>
      <w:r w:rsidRPr="00B13C16">
        <w:fldChar w:fldCharType="begin"/>
      </w:r>
      <w:r w:rsidR="003F1621">
        <w:instrText xml:space="preserve"> ADDIN ZOTERO_ITEM CSL_CITATION {"citationID":"a22t4qer3ij","properties":{"formattedCitation":"[25]","plainCitation":"[25]","noteIndex":0},"citationItems":[{"id":"9r2bZPhi/nFC53BIi","uris":["http://zotero.org/users/4817522/items/SS5D8Z47"],"uri":["http://zotero.org/users/4817522/items/SS5D8Z47"],"itemData":{"id":945,"type":"article-journal","container-title":"Vaccine","ISSN":"0264-410X","journalAbbreviation":"Vaccine","page":"5504-5511","title":"Thermotolerance of an inactivated rabies vaccine for dogs","volume":"34","author":[{"family":"Lankester","given":"Felix J."},{"family":"Wouters","given":"Pieter AWM"},{"family":"Czupryna","given":"Anna"},{"family":"Palmer","given":"Guy H."},{"family":"Mzimbiri","given":"Imam"},{"family":"Cleaveland","given":"Sarah"},{"family":"Francis","given":"Mike J."},{"family":"Sutton","given":"David J."},{"family":"Sonnemans","given":"Denny GP"}],"issued":{"date-parts":[["2016"]]}}}],"schema":"https://github.com/citation-style-language/schema/raw/master/csl-citation.json"} </w:instrText>
      </w:r>
      <w:r w:rsidRPr="00B13C16">
        <w:fldChar w:fldCharType="separate"/>
      </w:r>
      <w:r w:rsidR="003F1621">
        <w:t>[25]</w:t>
      </w:r>
      <w:r w:rsidRPr="00B13C16">
        <w:fldChar w:fldCharType="end"/>
      </w:r>
      <w:ins w:id="2" w:author="Ahmed Lugelo" w:date="2022-03-13T23:22:00Z">
        <w:r w:rsidR="006C7354">
          <w:t>, these are</w:t>
        </w:r>
        <w:r w:rsidR="006C7354">
          <w:t xml:space="preserve"> vaccines that can be stored outside the traditional cold chain conditions ( 2</w:t>
        </w:r>
        <w:r w:rsidR="006C7354" w:rsidRPr="0026425B">
          <w:rPr>
            <w:vertAlign w:val="superscript"/>
          </w:rPr>
          <w:t>0</w:t>
        </w:r>
        <w:r w:rsidR="006C7354">
          <w:t>C to 8</w:t>
        </w:r>
        <w:r w:rsidR="006C7354" w:rsidRPr="0026425B">
          <w:rPr>
            <w:vertAlign w:val="superscript"/>
          </w:rPr>
          <w:t>0</w:t>
        </w:r>
        <w:r w:rsidR="006C7354">
          <w:t xml:space="preserve">C)  for extended period of time using controlled temperature chain systems such as passive cooling devices </w:t>
        </w:r>
      </w:ins>
      <w:r w:rsidR="006C7354">
        <w:fldChar w:fldCharType="begin"/>
      </w:r>
      <w:r w:rsidR="00664643">
        <w:instrText xml:space="preserve"> ADDIN ZOTERO_ITEM CSL_CITATION {"citationID":"hzT4Smy8","properties":{"formattedCitation":"[26\\uc0\\u8211{}29]","plainCitation":"[26–29]","noteIndex":0},"citationItems":[{"id":284,"uris":["http://zotero.org/users/4817522/items/Z8G4AK4M"],"uri":["http://zotero.org/users/4817522/items/Z8G4AK4M"],"itemData":{"id":284,"type":"article-journal","abstract":"A major priority in many low and middle income countries is the eradication of infectious diseases through an effective vaccination program. However, the lack of reliable infrastructure, equipment and support often prove to be significant barriers in such countries. In particular, unreliable electric power and refrigeration equipment are major concerns and this has prompted research into the development of passive cold storage devices (PCDs) that are not dependent on electric power and can maintain cold temperatures for extended periods of time using a passive medium such as ice. The development of PCDs is in its early stages, and there are many open questions including how they should be sized, the interaction between price and device size, and how often they should be replenished. So far, these types of questions have not been systematically analyzed anywhere in the research literature, and this paper describes a model to address these issues in order to better guide the development of PCDs in the near future. This paper examines actual use cases with real data from a representative country, and presents a model that captures the various tradeoffs that must be considered in developing a suitable PCD while providing guidance on what would constitute a useful, robust and economical design.","container-title":"Annals of Operations Research","DOI":"10.1007/s10479-013-1502-5","ISSN":"1572-9338","issue":"1","page":"87-104","title":"Passive cold devices for vaccine supply chains","volume":"230","author":[{"family":"Chen","given":"Sheng-I."},{"family":"Norman","given":"Bryan A."},{"family":"Rajgopal","given":"Jayant"},{"family":"Lee","given":"Bruce Y."}],"issued":{"date-parts":[["2015",7,1]]}}},{"id":375,"uris":["http://zotero.org/users/4817522/items/KCTUHRS8"],"uri":["http://zotero.org/users/4817522/items/KCTUHRS8"],"itemData":{"id":375,"type":"article-journal","abstract":"Background Vaccines should be stored and handled according to manufacturer specifications. Inadequate cold chain management can affect potency; but, limited data exist on adverse events (AE) following administration of vaccines kept outside of recommended temperatures. Objective To describe reports to the Vaccine Adverse Event Reporting System (VAERS) involving vaccines inappropriately stored outside of recommended temperatures and/or exposed to temperatures outside of manufacturer specifications for inappropriate amounts of time. Methods We searched the VAERS database (analytic period 2008–2012) for reports describing vaccines kept outside of recommended temperatures. We analyzed reports by vaccine type, length outside of recommended temperature and type of temperature excursion, AE following receipt of potentially compromised vaccine, and reasons for cold chain breakdown. Results We identified 476 reports of vaccines kept outside of recommended temperatures; 77% described cluster incidents involving multiple patients. The most commonly reported vaccines were quadrivalent human papillomavirus (n</w:instrText>
      </w:r>
      <w:r w:rsidR="00664643">
        <w:rPr>
          <w:rFonts w:ascii="Times New Roman" w:hAnsi="Times New Roman"/>
        </w:rPr>
        <w:instrText> </w:instrText>
      </w:r>
      <w:r w:rsidR="00664643">
        <w:instrText>=</w:instrText>
      </w:r>
      <w:r w:rsidR="00664643">
        <w:rPr>
          <w:rFonts w:ascii="Times New Roman" w:hAnsi="Times New Roman"/>
        </w:rPr>
        <w:instrText> </w:instrText>
      </w:r>
      <w:r w:rsidR="00664643">
        <w:instrText>146, 30%), 23-valent pneumococcal polysaccharide (n</w:instrText>
      </w:r>
      <w:r w:rsidR="00664643">
        <w:rPr>
          <w:rFonts w:ascii="Times New Roman" w:hAnsi="Times New Roman"/>
        </w:rPr>
        <w:instrText> </w:instrText>
      </w:r>
      <w:r w:rsidR="00664643">
        <w:instrText>=</w:instrText>
      </w:r>
      <w:r w:rsidR="00664643">
        <w:rPr>
          <w:rFonts w:ascii="Times New Roman" w:hAnsi="Times New Roman"/>
        </w:rPr>
        <w:instrText> </w:instrText>
      </w:r>
      <w:r w:rsidR="00664643">
        <w:instrText>51, 11%), and measles, mumps, and rubella (n</w:instrText>
      </w:r>
      <w:r w:rsidR="00664643">
        <w:rPr>
          <w:rFonts w:ascii="Times New Roman" w:hAnsi="Times New Roman"/>
        </w:rPr>
        <w:instrText> </w:instrText>
      </w:r>
      <w:r w:rsidR="00664643">
        <w:instrText>=</w:instrText>
      </w:r>
      <w:r w:rsidR="00664643">
        <w:rPr>
          <w:rFonts w:ascii="Times New Roman" w:hAnsi="Times New Roman"/>
        </w:rPr>
        <w:instrText> </w:instrText>
      </w:r>
      <w:r w:rsidR="00664643">
        <w:instrText>45, 9%). Length of time vaccines were kept outside of recommended temperatures ranged from 15</w:instrText>
      </w:r>
      <w:r w:rsidR="00664643">
        <w:rPr>
          <w:rFonts w:ascii="Times New Roman" w:hAnsi="Times New Roman"/>
        </w:rPr>
        <w:instrText> </w:instrText>
      </w:r>
      <w:r w:rsidR="00664643">
        <w:instrText>mins to 6</w:instrText>
      </w:r>
      <w:r w:rsidR="00664643">
        <w:rPr>
          <w:rFonts w:ascii="Times New Roman" w:hAnsi="Times New Roman"/>
        </w:rPr>
        <w:instrText> </w:instrText>
      </w:r>
      <w:r w:rsidR="00664643">
        <w:instrText>months (median 51</w:instrText>
      </w:r>
      <w:r w:rsidR="00664643">
        <w:rPr>
          <w:rFonts w:ascii="Times New Roman" w:hAnsi="Times New Roman"/>
        </w:rPr>
        <w:instrText> </w:instrText>
      </w:r>
      <w:r w:rsidR="00664643">
        <w:instrText>h). Most (n</w:instrText>
      </w:r>
      <w:r w:rsidR="00664643">
        <w:rPr>
          <w:rFonts w:ascii="Times New Roman" w:hAnsi="Times New Roman"/>
        </w:rPr>
        <w:instrText> </w:instrText>
      </w:r>
      <w:r w:rsidR="00664643">
        <w:instrText>=</w:instrText>
      </w:r>
      <w:r w:rsidR="00664643">
        <w:rPr>
          <w:rFonts w:ascii="Times New Roman" w:hAnsi="Times New Roman"/>
        </w:rPr>
        <w:instrText> </w:instrText>
      </w:r>
      <w:r w:rsidR="00664643">
        <w:instrText>458, 96%) reports involved patients who were administered potentially compromised vaccines; AE were reported in 32 (7%), with local reactions (n</w:instrText>
      </w:r>
      <w:r w:rsidR="00664643">
        <w:rPr>
          <w:rFonts w:ascii="Times New Roman" w:hAnsi="Times New Roman"/>
        </w:rPr>
        <w:instrText> </w:instrText>
      </w:r>
      <w:r w:rsidR="00664643">
        <w:instrText>=</w:instrText>
      </w:r>
      <w:r w:rsidR="00664643">
        <w:rPr>
          <w:rFonts w:ascii="Times New Roman" w:hAnsi="Times New Roman"/>
        </w:rPr>
        <w:instrText> </w:instrText>
      </w:r>
      <w:r w:rsidR="00664643">
        <w:instrText xml:space="preserve">21) most frequent. Two reports described multiple patients contracting diseases they were vaccinated against, indicating possible influenza vaccine failure. Lack of vigilance, inadequate training, and equipment failure were reasons cited for cold chain management breakdowns. Conclusions Our review does not indicate any substantial direct health risk from administration of vaccines kept outside of recommended temperatures. However, there are potential costs and risks, including vaccine wastage, possible decreased protection, and patient and parent inconvenience related to revaccination. Maintaining high vigilance, proper staff training, regular equipment maintenance, and having adequate auxiliary power are important components of comprehensive vaccine cold chain management.","container-title":"Vaccine","DOI":"10.1016/j.vaccine.2017.11.083","ISSN":"0264-410X","issue":"4","journalAbbreviation":"Vaccine","page":"553-558","title":"Safety of vaccines that have been kept outside of recommended temperatures: Reports to the Vaccine Adverse Event Reporting System (VAERS), 2008–2012","volume":"36","author":[{"family":"Hibbs","given":"Beth F."},{"family":"Miller","given":"Elaine"},{"family":"Shi","given":"Jing"},{"family":"Smith","given":"Kamesha"},{"family":"Lewis","given":"Paige"},{"family":"Shimabukuro","given":"Tom T."}],"issued":{"date-parts":[["2018",1,25]]}}},{"id":168,"uris":["http://zotero.org/users/4817522/items/XMFPC6BG"],"uri":["http://zotero.org/users/4817522/items/XMFPC6BG"],"itemData":{"id":168,"type":"article-journal","container-title":"Vaccine","DOI":"10.1016/j.vaccine.2016.10.091","ISSN":"1873-2518 (ELECTRONIC) 0264-410X (LINKING)","issue":"17","journalAbbreviation":"Vaccine","page":"2214-2216","title":"Extending supply chains and improving immunization coverage and equity through controlled temperature chain use of vaccines","volume":"35","author":[{"family":"Kahn","given":"A. L."},{"family":"Kristensen","given":"D."},{"family":"Rao","given":"R."}],"issued":{"date-parts":[["2017",4,19]]}}},{"id":38,"uris":["http://zotero.org/users/4817522/items/4FCI2CAY"],"uri":["http://zotero.org/users/4817522/items/4FCI2CAY"],"itemData":{"id":38,"type":"article-journal","abstract":"INTRODUCTION: This study captures the perspectives of stakeholders at multiple levels of the vaccine supply chain regarding their assessment of challenges with storing vaccines within recommended temperature ranges and their perceptions on the benefits of having vaccines with improved stability, including the potential short-term storage and transport of vaccines in a controlled-temperature chain. METHODS: Semi-structured interviews were undertaken with 158 immunization stakeholders in six countries. Interviewees included national decision-makers and advisors involved in vaccine purchasing decisions, national Expanded Programme on Immunization managers, and health and logistics personnel at national, subnational, and health facility levels. RESULTS: Challenges with both heat and freeze-exposure of vaccines were recognized in all countries, with heat-exposure being a greater concern. Conditions leading to freeze-exposure including ice build-up due to poor refrigerator performance and improper icepack conditioning were reported by 53% and 28% of participants, respectively. Respondents were interested in vaccine products with improved heat/freeze-stability characteristics. The majority of those involved in vaccine purchasing indicated they would be willing to pay a US$0.05 premium per dose for a freeze-stable pentavalent vaccine (68%) or a heat-stable rotavirus vaccine (59%), although most (53%) preferred not to pay the premium for a heat-stable pentavalent vaccine if the increased stability required changing from a liquid to a lyophilized product. Most respondents (73%) were also interested in vaccines labeled for short-term use in a controlled-temperature chain. The majority (115/158) recognized the flexibility this would provide during outreach or should cold-chain breaks occur. Respondents were also aware that possible confusion might arise and additional training would be required if handling conditions were changed for some, but not all vaccines. CONCLUSION: Participating immunization stakeholders recognized the benefits of vaccine products with improved stability characteristics and of labeling vaccines for controlled-temperature chain use as a means to help address cold-chain issues in their immunization programs.","container-title":"Vaccine","DOI":"10.1016/j.vaccine.2016.01.001","ISSN":"1873-2518 (ELECTRONIC) 0264-410X (LINKING)","issue":"7","journalAbbreviation":"Vaccine","note":"PMCID: PMC4744085","page":"899-904","title":"Can thermostable vaccines help address cold-chain challenges? Results from stakeholder interviews in six low- and middle-income countries","volume":"34","author":[{"family":"Kristensen","given":"D. D."},{"family":"Lorenson","given":"T."},{"family":"Bartholomew","given":"K."},{"family":"Villadiego","given":"S."}],"issued":{"date-parts":[["2016",2,10]]}}}],"schema":"https://github.com/citation-style-language/schema/raw/master/csl-citation.json"} </w:instrText>
      </w:r>
      <w:r w:rsidR="006C7354">
        <w:fldChar w:fldCharType="separate"/>
      </w:r>
      <w:r w:rsidR="00664643" w:rsidRPr="00664643">
        <w:rPr>
          <w:lang w:val="en-GB"/>
        </w:rPr>
        <w:t>[26–29]</w:t>
      </w:r>
      <w:r w:rsidR="006C7354">
        <w:fldChar w:fldCharType="end"/>
      </w:r>
      <w:ins w:id="3" w:author="Ahmed Lugelo" w:date="2022-03-13T23:22:00Z">
        <w:r w:rsidR="006C7354" w:rsidRPr="00B13C16">
          <w:t xml:space="preserve"> </w:t>
        </w:r>
      </w:ins>
      <w:r w:rsidRPr="00B13C16">
        <w:t xml:space="preserve">, and affordable devices for storage of vaccines in settings with limited cold chain </w:t>
      </w:r>
      <w:r w:rsidRPr="00B13C16">
        <w:fldChar w:fldCharType="begin"/>
      </w:r>
      <w:r w:rsidR="00664643">
        <w:instrText xml:space="preserve"> ADDIN ZOTERO_ITEM CSL_CITATION {"citationID":"a1lk4cj5015","properties":{"formattedCitation":"[30]","plainCitation":"[30]","noteIndex":0},"citationItems":[{"id":1120,"uris":["http://zotero.org/users/4817522/items/W3UGEJK9"],"uri":["http://zotero.org/users/4817522/items/W3UGEJK9"],"itemData":{"id":1120,"type":"article-journal","abstract":"Thermotolerant vaccines greatly improved the reach and impact of large-scale vaccination programs to eliminate diseases such as smallpox, polio and rinderpest. A recent study demonstrated that the potency of the Nobivac® Canine Rabies vaccine was not impacted following experimental storage at 30 °C for three months. We conducted a study to develop a passive cooling device (PCD) that could store thermotolerant vaccines under fluctuating subambient temperatures. Through a participatory process with local communities in Northern Tanzania, we developed innovative PCD designs for local manufacture. A series of field experiments were then carried out to evaluate the effectiveness of five PCDs for vaccine storage under varying climatic conditions. Following iterative improvement, a final prototype “Zeepot Clay” was developed at the cost of US$11 per unit. During a further field-testing phase over a 12-month period, the internal temperature of the device remained below 26 °C, despite ambient temperatures exceeding 42 °C. Our study thus demonstrated that locally designed PCDs have utility for storing thermotolerant rabies vaccines at subambient temperatures. These results have application for the scaling up of mass dog vaccination programs in low-and-middle income countries, particularly for hard-to-reach populations with limited access to power and cold-chain vaccine storage","container-title":"Tropical Medicine and Infectious Disease","DOI":"10.3390/tropicalmed5030130","issue":"3","journalAbbreviation":"Tropical Medicine and Infectious Disease","note":"publisher: Multidisciplinary Digital Publishing Institute","page":"130","title":"Controlling Human Rabies: The Development of an Effective, Inexpensive and Locally Made Passive Cooling Device for Storing Thermotolerant Animal Rabies Vaccines","volume":"5","author":[{"family":"Lugelo","given":"Ahmed"},{"family":"Hampson","given":"Katie"},{"family":"Bigambo","given":"Machunde"},{"family":"Kazwala","given":"Rudovick"},{"family":"Lankester","given":"Felix"}],"issued":{"date-parts":[["2020"]]}}}],"schema":"https://github.com/citation-style-language/schema/raw/master/csl-citation.json"} </w:instrText>
      </w:r>
      <w:r w:rsidRPr="00B13C16">
        <w:fldChar w:fldCharType="separate"/>
      </w:r>
      <w:r w:rsidR="00664643">
        <w:t>[30]</w:t>
      </w:r>
      <w:r w:rsidRPr="00B13C16">
        <w:fldChar w:fldCharType="end"/>
      </w:r>
      <w:r w:rsidRPr="00B13C16">
        <w:t xml:space="preserve">, open up avenues for the development of improved strategies for sustaining vaccination coverage across populations. </w:t>
      </w:r>
    </w:p>
    <w:p w14:paraId="35ED7E57" w14:textId="77777777" w:rsidR="00FA4323" w:rsidRPr="00B13C16" w:rsidRDefault="00FA4323" w:rsidP="007475B6">
      <w:pPr>
        <w:pStyle w:val="MDPI31text"/>
        <w:rPr>
          <w:szCs w:val="24"/>
          <w:lang w:eastAsia="en-GB"/>
        </w:rPr>
      </w:pPr>
      <w:r w:rsidRPr="00B13C16">
        <w:t xml:space="preserve">In this article, we report results from a feasibility study that was carried out to generate data to inform the design of a large-scale dog vaccination trial in northwest Tanzania. Specifically, the feasibility study was designed to: a) investigate approaches to implement community-based mass dog vaccination; b) </w:t>
      </w:r>
      <w:r w:rsidRPr="00B13C16">
        <w:rPr>
          <w:szCs w:val="24"/>
          <w:lang w:eastAsia="en-GB"/>
        </w:rPr>
        <w:t>compare three methods of assessing the vaccination status of individual dogs and the level of vaccination coverage in the community (at the ward level); and c) assess travelling and waiting times at central point clinics and dog owner’s perceptions regarding the quality of services offered under three models of community-based dog vaccination delivery.</w:t>
      </w:r>
    </w:p>
    <w:p w14:paraId="79735A91" w14:textId="77777777" w:rsidR="00FA4323" w:rsidRPr="00B13C16" w:rsidRDefault="00FA4323" w:rsidP="007475B6">
      <w:pPr>
        <w:pStyle w:val="MDPI21heading1"/>
      </w:pPr>
      <w:r w:rsidRPr="00B13C16">
        <w:t>MATERIALS AND METHODS</w:t>
      </w:r>
    </w:p>
    <w:p w14:paraId="59666DC7" w14:textId="77777777" w:rsidR="00FA4323" w:rsidRPr="00FA4323" w:rsidRDefault="00FA4323" w:rsidP="007475B6">
      <w:pPr>
        <w:pStyle w:val="MDPI31text"/>
      </w:pPr>
      <w:r w:rsidRPr="00FA4323">
        <w:t xml:space="preserve">The aim of the study was to compare dog vaccination delivery approaches, specifically routine centralized pulsed vaccinations (CPV) normally led by a government team of vaccinators vs novel decentralized continuous approaches to vaccination (DCV), which involve a Rabies Coordinator (RC) designated for this role by the district veterinary office (typically a livestock field officer) and a village-based worker, that we refer to as a One Health Champion (OHC). A potential advantage of a decentralized approach is that vaccines can be stored locally where they are needed rather than at the district veterinary office headquarters. </w:t>
      </w:r>
      <w:r w:rsidRPr="00FA4323">
        <w:rPr>
          <w:iCs/>
        </w:rPr>
        <w:t>Since decentralized continuous vaccination is novel, and the best methods for implementation were not clear, an important objective was therefore to compare the following alternative delivery strategies of this approach:</w:t>
      </w:r>
    </w:p>
    <w:p w14:paraId="71D0FD17" w14:textId="6280DB2E" w:rsidR="00FA4323" w:rsidRPr="00B13C16" w:rsidRDefault="00FA4323" w:rsidP="007475B6">
      <w:pPr>
        <w:pStyle w:val="MDPI31text"/>
      </w:pPr>
      <w:r w:rsidRPr="00B13C16">
        <w:rPr>
          <w:b/>
          <w:bCs/>
          <w:i/>
        </w:rPr>
        <w:t>Village-level vaccination strategy:</w:t>
      </w:r>
      <w:r w:rsidRPr="00B13C16">
        <w:t xml:space="preserve"> RCs and OHCs worked together to deliver a static-point clinic in month 1 at a designated central point within each village. After the vaccination activities in month 1 were completed, the OHC continued to compile a list of dogs in their village that either missed the central point vaccination in month 1 or were brought into the village or were born after month 1. These dogs were vaccinated when the RC returned to the village in months 3, 6</w:t>
      </w:r>
      <w:ins w:id="4" w:author="Ahmed Lugelo" w:date="2022-03-12T20:48:00Z">
        <w:r w:rsidR="00DB0B63">
          <w:t>,</w:t>
        </w:r>
      </w:ins>
      <w:r w:rsidRPr="00B13C16">
        <w:t xml:space="preserve"> or 9. The RC together with the OHC were assigned to work together to decide whether the dogs requiring vaccination in months 3, 6 and 9 were to be brought to a central point for vaccination or whether these dogs would be better reached through a house-to-house approach. On demand vaccination services were also provided throughout the year, whereby dog owners called the RCs to come and vaccinate their dogs at their home. </w:t>
      </w:r>
    </w:p>
    <w:p w14:paraId="4A382218" w14:textId="77777777" w:rsidR="00FA4323" w:rsidRPr="00B13C16" w:rsidRDefault="00FA4323" w:rsidP="007475B6">
      <w:pPr>
        <w:pStyle w:val="MDPI31text"/>
      </w:pPr>
      <w:r w:rsidRPr="00B13C16">
        <w:rPr>
          <w:b/>
          <w:bCs/>
          <w:i/>
          <w:iCs/>
        </w:rPr>
        <w:t>Sub-village vaccination strategy:</w:t>
      </w:r>
      <w:r w:rsidRPr="00B13C16">
        <w:rPr>
          <w:b/>
          <w:bCs/>
        </w:rPr>
        <w:t xml:space="preserve"> </w:t>
      </w:r>
      <w:r w:rsidRPr="00B13C16">
        <w:t>The RCs and OHC hosted a static-point clinic in month 1 at a designated central point within each sub-village of each village (there are typically 3 to 9 sub-villages per village in Tanzania). The subsequent vaccination activities were carried out as explained in the Village-level strategy detailed above.</w:t>
      </w:r>
    </w:p>
    <w:p w14:paraId="77D808BD" w14:textId="77777777" w:rsidR="00FA4323" w:rsidRPr="00B13C16" w:rsidRDefault="00FA4323" w:rsidP="007475B6">
      <w:pPr>
        <w:pStyle w:val="MDPI31text"/>
      </w:pPr>
      <w:r w:rsidRPr="00B13C16">
        <w:rPr>
          <w:b/>
          <w:bCs/>
          <w:i/>
          <w:iCs/>
        </w:rPr>
        <w:lastRenderedPageBreak/>
        <w:t>Discretionary vaccination strategy:</w:t>
      </w:r>
      <w:r w:rsidRPr="00B13C16">
        <w:t xml:space="preserve"> Prior to the beginning of the campaign, the RC, OHC and village leader held a consultative meeting and agreed the vaccination strategy they considered to be the best for their village based on their local setting. That is, static-point clinics at either the village or the sub-village level, house-to-</w:t>
      </w:r>
      <w:proofErr w:type="gramStart"/>
      <w:r w:rsidRPr="00B13C16">
        <w:t>house</w:t>
      </w:r>
      <w:proofErr w:type="gramEnd"/>
      <w:r w:rsidRPr="00B13C16">
        <w:t xml:space="preserve"> or a mixture of the two strategies were agreed upon. Like in the previous strategies, on demand vaccination was also to be provided throughout the year. </w:t>
      </w:r>
    </w:p>
    <w:p w14:paraId="25E3B013" w14:textId="53654D8E" w:rsidR="00FA4323" w:rsidRPr="00FA4323" w:rsidRDefault="00FA4323" w:rsidP="007475B6">
      <w:pPr>
        <w:pStyle w:val="MDPI31text"/>
      </w:pPr>
      <w:r w:rsidRPr="00FA4323">
        <w:t>All vaccination approaches were provided free of charge</w:t>
      </w:r>
      <w:ins w:id="5" w:author="Ahmed Lugelo" w:date="2022-03-12T20:50:00Z">
        <w:r w:rsidR="00DB0B63">
          <w:t>.</w:t>
        </w:r>
      </w:ins>
    </w:p>
    <w:p w14:paraId="699CEB9F" w14:textId="77777777" w:rsidR="00FA4323" w:rsidRPr="007475B6" w:rsidRDefault="00FA4323" w:rsidP="007475B6">
      <w:pPr>
        <w:pStyle w:val="MDPI22heading2"/>
        <w:spacing w:before="240"/>
      </w:pPr>
      <w:r w:rsidRPr="007475B6">
        <w:t>Logistics and dissemination of equipment</w:t>
      </w:r>
    </w:p>
    <w:p w14:paraId="440818F7" w14:textId="6BA3E89B" w:rsidR="00FA4323" w:rsidRPr="00B13C16" w:rsidRDefault="00FA4323" w:rsidP="007475B6">
      <w:pPr>
        <w:pStyle w:val="MDPI31text"/>
      </w:pPr>
      <w:r w:rsidRPr="00B13C16">
        <w:t xml:space="preserve">Global Animal Health Tanzania purchased vaccination equipment (syringes, needles, certificates, smartphones, cool boxes, vaccine storage devices </w:t>
      </w:r>
      <w:proofErr w:type="spellStart"/>
      <w:r w:rsidRPr="00B13C16">
        <w:t>etc</w:t>
      </w:r>
      <w:proofErr w:type="spellEnd"/>
      <w:r w:rsidRPr="00B13C16">
        <w:t>) and MSD Animal Health donated vaccines (Nobivac</w:t>
      </w:r>
      <w:r w:rsidRPr="00B13C16">
        <w:rPr>
          <w:vertAlign w:val="superscript"/>
        </w:rPr>
        <w:t>®</w:t>
      </w:r>
      <w:r w:rsidRPr="00B13C16">
        <w:t xml:space="preserve"> Rabies). RCs were loaned smartphones for data collection and communication. Supplies were delivered to the district veterinary office in the quantities required, while the vaccine storage devices “</w:t>
      </w:r>
      <w:proofErr w:type="spellStart"/>
      <w:r w:rsidRPr="00B13C16">
        <w:t>Zeepots</w:t>
      </w:r>
      <w:proofErr w:type="spellEnd"/>
      <w:r w:rsidRPr="00B13C16">
        <w:t xml:space="preserve">” </w:t>
      </w:r>
      <w:r w:rsidRPr="00B13C16">
        <w:fldChar w:fldCharType="begin"/>
      </w:r>
      <w:r w:rsidR="00664643">
        <w:instrText xml:space="preserve"> ADDIN ZOTERO_ITEM CSL_CITATION {"citationID":"f6mLMDhC","properties":{"formattedCitation":"[30]","plainCitation":"[30]","noteIndex":0},"citationItems":[{"id":1120,"uris":["http://zotero.org/users/4817522/items/W3UGEJK9"],"uri":["http://zotero.org/users/4817522/items/W3UGEJK9"],"itemData":{"id":1120,"type":"article-journal","abstract":"Thermotolerant vaccines greatly improved the reach and impact of large-scale vaccination programs to eliminate diseases such as smallpox, polio and rinderpest. A recent study demonstrated that the potency of the Nobivac® Canine Rabies vaccine was not impacted following experimental storage at 30 °C for three months. We conducted a study to develop a passive cooling device (PCD) that could store thermotolerant vaccines under fluctuating subambient temperatures. Through a participatory process with local communities in Northern Tanzania, we developed innovative PCD designs for local manufacture. A series of field experiments were then carried out to evaluate the effectiveness of five PCDs for vaccine storage under varying climatic conditions. Following iterative improvement, a final prototype “Zeepot Clay” was developed at the cost of US$11 per unit. During a further field-testing phase over a 12-month period, the internal temperature of the device remained below 26 °C, despite ambient temperatures exceeding 42 °C. Our study thus demonstrated that locally designed PCDs have utility for storing thermotolerant rabies vaccines at subambient temperatures. These results have application for the scaling up of mass dog vaccination programs in low-and-middle income countries, particularly for hard-to-reach populations with limited access to power and cold-chain vaccine storage","container-title":"Tropical Medicine and Infectious Disease","DOI":"10.3390/tropicalmed5030130","issue":"3","journalAbbreviation":"Tropical Medicine and Infectious Disease","note":"publisher: Multidisciplinary Digital Publishing Institute","page":"130","title":"Controlling Human Rabies: The Development of an Effective, Inexpensive and Locally Made Passive Cooling Device for Storing Thermotolerant Animal Rabies Vaccines","volume":"5","author":[{"family":"Lugelo","given":"Ahmed"},{"family":"Hampson","given":"Katie"},{"family":"Bigambo","given":"Machunde"},{"family":"Kazwala","given":"Rudovick"},{"family":"Lankester","given":"Felix"}],"issued":{"date-parts":[["2020"]]}}}],"schema":"https://github.com/citation-style-language/schema/raw/master/csl-citation.json"} </w:instrText>
      </w:r>
      <w:r w:rsidRPr="00B13C16">
        <w:fldChar w:fldCharType="separate"/>
      </w:r>
      <w:r w:rsidR="00664643">
        <w:t>[30]</w:t>
      </w:r>
      <w:r w:rsidRPr="00B13C16">
        <w:fldChar w:fldCharType="end"/>
      </w:r>
      <w:r w:rsidRPr="00B13C16">
        <w:t xml:space="preserve"> were sent directly to the wards where RCs were based. </w:t>
      </w:r>
    </w:p>
    <w:p w14:paraId="2DBC63C0" w14:textId="77777777" w:rsidR="00FA4323" w:rsidRPr="007475B6" w:rsidRDefault="00FA4323" w:rsidP="007475B6">
      <w:pPr>
        <w:pStyle w:val="MDPI22heading2"/>
        <w:spacing w:before="240"/>
      </w:pPr>
      <w:r w:rsidRPr="007475B6">
        <w:t>Study sites</w:t>
      </w:r>
    </w:p>
    <w:p w14:paraId="2F4B7C11" w14:textId="5FF2FAE6" w:rsidR="00FA4323" w:rsidRPr="00B13C16" w:rsidRDefault="00FA4323" w:rsidP="007475B6">
      <w:pPr>
        <w:pStyle w:val="MDPI31text"/>
      </w:pPr>
      <w:r w:rsidRPr="00B13C16">
        <w:t xml:space="preserve">This study was conducted between July 2019 and July 2020 in 12 wards of </w:t>
      </w:r>
      <w:proofErr w:type="spellStart"/>
      <w:r w:rsidRPr="00B13C16">
        <w:t>Butiama</w:t>
      </w:r>
      <w:proofErr w:type="spellEnd"/>
      <w:r w:rsidRPr="00B13C16">
        <w:t xml:space="preserve">, </w:t>
      </w:r>
      <w:proofErr w:type="spellStart"/>
      <w:r w:rsidRPr="00B13C16">
        <w:t>Tarime</w:t>
      </w:r>
      <w:proofErr w:type="spellEnd"/>
      <w:r w:rsidRPr="00B13C16">
        <w:t xml:space="preserve"> and </w:t>
      </w:r>
      <w:proofErr w:type="spellStart"/>
      <w:r w:rsidRPr="00B13C16">
        <w:t>Rorya</w:t>
      </w:r>
      <w:proofErr w:type="spellEnd"/>
      <w:r w:rsidRPr="00B13C16">
        <w:t xml:space="preserve"> districts of the Mara region (34°-35°E, 1°30 ́-2°10 ́S) in northwest Tanzania. Four wards were selected randomly from all the wards in these districts that had a livestock field officer in each of these three districts. Wards in Tanzania typically comprise 4 villages but can have as many as 6, whereas the number of sub-villages within the village varies from 3 to 9. According to the 2012 national population and housing census, approximately 142,886 people live in the study area, i.e. in the 12 selected wards </w:t>
      </w:r>
      <w:r w:rsidRPr="00B13C16">
        <w:fldChar w:fldCharType="begin"/>
      </w:r>
      <w:r w:rsidR="00664643">
        <w:instrText xml:space="preserve"> ADDIN ZOTERO_ITEM CSL_CITATION {"citationID":"a2p8g9f0ec0","properties":{"formattedCitation":"[31]","plainCitation":"[31]","noteIndex":0},"citationItems":[{"id":1211,"uris":["http://zotero.org/users/4817522/items/GTV69H2B"],"uri":["http://zotero.org/users/4817522/items/GTV69H2B"],"itemData":{"id":1211,"type":"article-journal","note":"publisher: Dar es Salaam Tanzania","title":"2012 population and housing census","author":[{"literal":"Tanzania National Bureau of Statistics"}],"issued":{"date-parts":[["2012"]]}}}],"schema":"https://github.com/citation-style-language/schema/raw/master/csl-citation.json"} </w:instrText>
      </w:r>
      <w:r w:rsidRPr="00B13C16">
        <w:fldChar w:fldCharType="separate"/>
      </w:r>
      <w:r w:rsidR="00664643">
        <w:t>[31]</w:t>
      </w:r>
      <w:r w:rsidRPr="00B13C16">
        <w:fldChar w:fldCharType="end"/>
      </w:r>
      <w:r w:rsidRPr="00B13C16">
        <w:t>. The dog population in these wards was estimated to be 23,814 dogs based on the human to dog ratio of 6:1</w:t>
      </w:r>
      <w:r w:rsidR="00572C0F">
        <w:fldChar w:fldCharType="begin"/>
      </w:r>
      <w:r w:rsidR="00664643">
        <w:instrText xml:space="preserve"> ADDIN ZOTERO_ITEM CSL_CITATION {"citationID":"14YY8cs9","properties":{"formattedCitation":"[14,32]","plainCitation":"[14,32]","noteIndex":0},"citationItems":[{"id":1374,"uris":["http://zotero.org/users/4817522/items/S4D2FRQ3"],"uri":["http://zotero.org/users/4817522/items/S4D2FRQ3"],"itemData":{"id":1374,"type":"article-journal","abstract":"Author Summary It is estimated that 59,000 people die from canine-mediated rabies each year, over 99% in developing countries where rabies is endemic and nearly half of the victims are children. The annual global cost has been estimated at 8.6 billion dollars. Yet with highly effective vaccines and a single species of reservoir host (the domestic dog) rabies is entirely preventable through mass dog vaccination. These disease burden statistics, and the evidence that dog vaccination is highly effective at eliminating human rabies, have led the World Health Organisation (WHO), together with the Food and Agriculture Organization (FAO) and the World Organization for Animal Health (OIE), to unite in their joint commitment to the global elimination of canine rabies. To be successful in this, vaccination campaigns must routinely achieve the 70% coverage levels required for rabies elimination. We used a mass dog rabies vaccination campaign in northern Tanzania to assess the accuracy of methods used for estimating coverage. Additionally we assessed the impact that incentives had on vaccination turn out. Our data showed that, despite under- and over-estimating the coverage respectively, both household questionnaire and mark-re-sight surveys were accurate when compared to a gold-standard method for estimating coverage. Given this tendency to provide a conservative estimate, whilst also providing opportunities for valuable demographic data to be collected, we recommend the household questionnaire survey method. Our data also indicated that the provision of incentives did significantly increase the number of dogs brought for vaccination.","container-title":"PLOS Neglected Tropical Diseases","DOI":"10.1371/journal.pntd.0004221","issue":"12","journalAbbreviation":"PLOS Neglected Tropical Diseases","note":"publisher: Public Library of Science","page":"e0004221","title":"Incentives Increase Participation in Mass Dog Rabies Vaccination Clinics and Methods of Coverage Estimation Are Assessed to Be Accurate","URL":"https://doi.org/10.1371/journal.pntd.0004221","volume":"9","author":[{"family":"Minyoo","given":"Abel B."},{"family":"Steinmetz","given":"Melissa"},{"family":"Czupryna","given":"Anna"},{"family":"Bigambo","given":"Machunde"},{"family":"Mzimbiri","given":"Imam"},{"family":"Powell","given":"George"},{"family":"Gwakisa","given":"Paul"},{"family":"Lankester","given":"Felix"}],"issued":{"date-parts":[["2015",12,3]]}}},{"id":1210,"uris":["http://zotero.org/users/4817522/items/FRK2X8N3"],"uri":["http://zotero.org/users/4817522/items/FRK2X8N3"],"itemData":{"id":1210,"type":"article-journal","container-title":"PLoS One","DOI":"10.1371/journal.pone.0167092","ISSN":"1932-6203","issue":"11","journalAbbreviation":"PLoS One","note":"publisher: Public Library of Science San Francisco, CA USA","page":"e0167092","title":"Ecology and demography of free-roaming domestic dogs in rural villages near Serengeti National Park in Tanzania","volume":"11","author":[{"family":"Czupryna","given":"Anna M"},{"family":"Brown","given":"Joel S"},{"family":"Bigambo","given":"Machunde A"},{"family":"Whelan","given":"Christopher J"},{"family":"Mehta","given":"Supriya D"},{"family":"Santymire","given":"Rachel M"},{"family":"Lankester","given":"Felix J"},{"family":"Faust","given":"Lisa J"}],"issued":{"date-parts":[["2016"]]}}}],"schema":"https://github.com/citation-style-language/schema/raw/master/csl-citation.json"} </w:instrText>
      </w:r>
      <w:r w:rsidR="00572C0F">
        <w:fldChar w:fldCharType="separate"/>
      </w:r>
      <w:r w:rsidR="00664643">
        <w:rPr>
          <w:noProof/>
        </w:rPr>
        <w:t>[14,32]</w:t>
      </w:r>
      <w:r w:rsidR="00572C0F">
        <w:fldChar w:fldCharType="end"/>
      </w:r>
      <w:r w:rsidRPr="00B13C16">
        <w:t xml:space="preserve">. </w:t>
      </w:r>
    </w:p>
    <w:p w14:paraId="4628C3B2" w14:textId="77777777" w:rsidR="007475B6" w:rsidRDefault="00FA4323" w:rsidP="007475B6">
      <w:pPr>
        <w:pStyle w:val="MDPI52figure"/>
      </w:pPr>
      <w:r w:rsidRPr="00174AEE">
        <w:rPr>
          <w:noProof/>
        </w:rPr>
        <w:drawing>
          <wp:inline distT="0" distB="0" distL="0" distR="0" wp14:anchorId="1C3C6C4E" wp14:editId="6C5444B1">
            <wp:extent cx="5022850" cy="4181921"/>
            <wp:effectExtent l="0" t="0" r="635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788" cy="4184367"/>
                    </a:xfrm>
                    <a:prstGeom prst="rect">
                      <a:avLst/>
                    </a:prstGeom>
                    <a:noFill/>
                    <a:ln>
                      <a:noFill/>
                    </a:ln>
                  </pic:spPr>
                </pic:pic>
              </a:graphicData>
            </a:graphic>
          </wp:inline>
        </w:drawing>
      </w:r>
    </w:p>
    <w:p w14:paraId="16A5D724" w14:textId="03A53507" w:rsidR="00FA4323" w:rsidRPr="00B13C16" w:rsidRDefault="007475B6" w:rsidP="007475B6">
      <w:pPr>
        <w:pStyle w:val="MDPI51figurecaption"/>
        <w:ind w:left="425" w:right="425"/>
        <w:jc w:val="both"/>
      </w:pPr>
      <w:r w:rsidRPr="007475B6">
        <w:rPr>
          <w:b/>
          <w:bCs/>
        </w:rPr>
        <w:lastRenderedPageBreak/>
        <w:t xml:space="preserve">Figure 1. </w:t>
      </w:r>
      <w:r w:rsidR="00FA4323" w:rsidRPr="00B13C16">
        <w:rPr>
          <w:b/>
          <w:bCs/>
        </w:rPr>
        <w:t xml:space="preserve">Map of the Mara region in Tanzania showing study wards and the assigned vaccination delivery approaches. </w:t>
      </w:r>
      <w:r w:rsidR="00FA4323" w:rsidRPr="00B13C16">
        <w:t>Approaches comprised</w:t>
      </w:r>
      <w:r w:rsidR="00FA4323" w:rsidRPr="00B13C16">
        <w:rPr>
          <w:b/>
          <w:bCs/>
        </w:rPr>
        <w:t xml:space="preserve"> </w:t>
      </w:r>
      <w:r w:rsidR="00FA4323" w:rsidRPr="00B13C16">
        <w:t>centralized pulsed vaccination (CPV), and three strategies of decentralized vaccination, specifically village-level continuous (VLC), sub-village level continuous (SVLC), and discretion continuous (DC).</w:t>
      </w:r>
    </w:p>
    <w:p w14:paraId="429A1039" w14:textId="77777777" w:rsidR="00FA4323" w:rsidRPr="007475B6" w:rsidRDefault="00FA4323" w:rsidP="007475B6">
      <w:pPr>
        <w:pStyle w:val="MDPI22heading2"/>
        <w:spacing w:before="240"/>
      </w:pPr>
      <w:r w:rsidRPr="007475B6">
        <w:t>Dog vaccination campaigns</w:t>
      </w:r>
    </w:p>
    <w:p w14:paraId="2B6D27F6" w14:textId="77777777" w:rsidR="00FA4323" w:rsidRPr="007475B6" w:rsidRDefault="00FA4323" w:rsidP="007475B6">
      <w:pPr>
        <w:pStyle w:val="MDPI23heading3"/>
      </w:pPr>
      <w:r w:rsidRPr="007475B6">
        <w:t xml:space="preserve">Centralized pulsed vaccination </w:t>
      </w:r>
    </w:p>
    <w:p w14:paraId="15A2C643" w14:textId="3D56E5E2" w:rsidR="00FA4323" w:rsidRPr="00B13C16" w:rsidRDefault="00FA4323" w:rsidP="007475B6">
      <w:pPr>
        <w:pStyle w:val="MDPI31text"/>
      </w:pPr>
      <w:r w:rsidRPr="00B13C16">
        <w:t xml:space="preserve">One of the four selected wards in each district was randomly assigned to receive pulse vaccination, with all villages within this ward receiving the same vaccination delivery treatment. The district veterinary officer in each respective district managed the vaccination team, comprising of three people, the vaccinator, certificate writer and data collector. The team held a one-day central point dog vaccination clinic in each village, after which these villages did not receive any further dog vaccinations for the remainder of the year. Prior to the campaign, communities were sensitized as previously described </w:t>
      </w:r>
      <w:r w:rsidRPr="00B13C16">
        <w:fldChar w:fldCharType="begin"/>
      </w:r>
      <w:r w:rsidR="003F1621">
        <w:instrText xml:space="preserve"> ADDIN ZOTERO_ITEM CSL_CITATION {"citationID":"a12nr8va5pb","properties":{"formattedCitation":"[20]","plainCitation":"[20]","noteIndex":0},"citationItems":[{"id":"9r2bZPhi/SradqBt0","uris":["http://zotero.org/users/4817522/items/YMT3F5ML"],"uri":["http://zotero.org/users/4817522/items/YMT3F5ML"],"itemData":{"id":324,"type":"article-journal","container-title":"Vaccine","ISSN":"0264-410X","issue":"1","journalAbbreviation":"Vaccine","page":"152-160","title":"Rabies control in rural Africa: evaluating strategies for effective domestic dog vaccination","volume":"27","author":[{"family":"Kaare","given":"M."},{"family":"Lembo","given":"T."},{"family":"Hampson","given":"K."},{"family":"Ernest","given":"E."},{"family":"Estes","given":"A."},{"family":"Mentzel","given":"C."},{"family":"Cleaveland","given":"S."}],"issued":{"date-parts":[["2009"]]}}}],"schema":"https://github.com/citation-style-language/schema/raw/master/csl-citation.json"} </w:instrText>
      </w:r>
      <w:r w:rsidRPr="00B13C16">
        <w:fldChar w:fldCharType="separate"/>
      </w:r>
      <w:r w:rsidR="003F1621">
        <w:t>[20]</w:t>
      </w:r>
      <w:r w:rsidRPr="00B13C16">
        <w:fldChar w:fldCharType="end"/>
      </w:r>
      <w:r w:rsidRPr="00B13C16">
        <w:t xml:space="preserve">. Briefly, dog owners were informed through posters placed in prominent places, mainly markets, schools and village notice boards, approximately 7 days before the campaign. One day before the vaccination campaign, a member of the vaccination team delivered announcements using megaphones to invite people to bring their dogs for vaccination the following day. The advertiser used a motorbike to reach different parts of the village. Dogs that were presented at the vaccination clinic were registered in a vaccination register, recording the owner’s name and the dog’s name, sex, and age. The same information were also entered into the Mission Rabies App </w:t>
      </w:r>
      <w:r w:rsidRPr="00B13C16">
        <w:fldChar w:fldCharType="begin"/>
      </w:r>
      <w:r w:rsidR="00664643">
        <w:instrText xml:space="preserve"> ADDIN ZOTERO_ITEM CSL_CITATION {"citationID":"a26knda7f7l","properties":{"formattedCitation":"[33]","plainCitation":"[33]","noteIndex":0},"citationItems":[{"id":1214,"uris":["http://zotero.org/users/4817522/items/76PLKRT7"],"uri":["http://zotero.org/users/4817522/items/76PLKRT7"],"itemData":{"id":1214,"type":"article-journal","container-title":"PLoS One","DOI":"10.1371/journal.pone.0167092","ISSN":"1932-6203","issue":"7","journalAbbreviation":"PLoS One","note":"publisher: Public Library of Science San Francisco, CA USA","page":"e0200942","title":"One million dog vaccinations recorded on mHealth innovation used to direct teams in numerous rabies control campaigns","volume":"13","author":[{"family":"Gibson","given":"Andrew D"},{"family":"Mazeri","given":"Stella"},{"family":"Lohr","given":"Frederic"},{"family":"Mayer","given":"Dagmar"},{"family":"Burdon Bailey","given":"Jordana L"},{"family":"Wallace","given":"Ryan M"},{"family":"Handel","given":"Ian G"},{"family":"Shervell","given":"Kate"},{"family":"Bronsvoort","given":"Barend M","dropping-particle":"deC"},{"family":"Mellanby","given":"Richard J"}],"issued":{"date-parts":[["2018"]]}}}],"schema":"https://github.com/citation-style-language/schema/raw/master/csl-citation.json"} </w:instrText>
      </w:r>
      <w:r w:rsidRPr="00B13C16">
        <w:fldChar w:fldCharType="separate"/>
      </w:r>
      <w:r w:rsidR="00664643">
        <w:t>[33]</w:t>
      </w:r>
      <w:r w:rsidRPr="00B13C16">
        <w:fldChar w:fldCharType="end"/>
      </w:r>
      <w:r w:rsidRPr="00B13C16">
        <w:t>. Following registration, all dogs were inoculated subcutaneously with 1ml of Nobivac Rabies vaccine, a microchip was then inserted subcutaneously into the scruff of the neck and a vaccination certificate was issued to the person who brought the dog to the central point.</w:t>
      </w:r>
    </w:p>
    <w:p w14:paraId="35AC0045" w14:textId="77777777" w:rsidR="00FA4323" w:rsidRPr="007475B6" w:rsidRDefault="00FA4323" w:rsidP="007475B6">
      <w:pPr>
        <w:pStyle w:val="MDPI22heading2"/>
        <w:spacing w:before="240"/>
      </w:pPr>
      <w:r w:rsidRPr="007475B6">
        <w:t xml:space="preserve">Decentralised continuous vaccination </w:t>
      </w:r>
    </w:p>
    <w:p w14:paraId="22933301" w14:textId="4FC00FBC" w:rsidR="00FA4323" w:rsidRPr="00B13C16" w:rsidRDefault="00FA4323" w:rsidP="007475B6">
      <w:pPr>
        <w:pStyle w:val="MDPI31text"/>
      </w:pPr>
      <w:r w:rsidRPr="00B13C16">
        <w:t xml:space="preserve">Under the </w:t>
      </w:r>
      <w:ins w:id="6" w:author="Ahmed Lugelo" w:date="2022-03-13T23:38:00Z">
        <w:r w:rsidR="00803FBD">
          <w:t>DCV</w:t>
        </w:r>
      </w:ins>
      <w:del w:id="7" w:author="Ahmed Lugelo" w:date="2022-03-13T23:38:00Z">
        <w:r w:rsidRPr="00B13C16" w:rsidDel="00803FBD">
          <w:delText>decentralized continuous vaccination</w:delText>
        </w:r>
      </w:del>
      <w:r w:rsidRPr="00B13C16" w:rsidDel="00365999">
        <w:t xml:space="preserve"> </w:t>
      </w:r>
      <w:r w:rsidRPr="00B13C16">
        <w:t xml:space="preserve">approach, a batch of vaccine as well as other vaccination equipment were stored and managed by the livestock field officer assigned to be the RC for the ward. The RC in collaboration with a community representative (the OHC) planned and executed vaccination activities throughout the year as needs arose. Like in the </w:t>
      </w:r>
      <w:ins w:id="8" w:author="Ahmed Lugelo" w:date="2022-03-13T23:39:00Z">
        <w:r w:rsidR="001856AE">
          <w:t xml:space="preserve">CPV </w:t>
        </w:r>
      </w:ins>
      <w:del w:id="9" w:author="Ahmed Lugelo" w:date="2022-03-13T23:39:00Z">
        <w:r w:rsidRPr="00B13C16" w:rsidDel="00803FBD">
          <w:delText xml:space="preserve">pulsed vaccination </w:delText>
        </w:r>
      </w:del>
      <w:r w:rsidRPr="00B13C16">
        <w:t xml:space="preserve">method, the district veterinary officer provided overall supervision of the vaccination. </w:t>
      </w:r>
    </w:p>
    <w:p w14:paraId="3B4CCFF8" w14:textId="77777777" w:rsidR="00FA4323" w:rsidRPr="007475B6" w:rsidRDefault="00FA4323" w:rsidP="007475B6">
      <w:pPr>
        <w:pStyle w:val="MDPI22heading2"/>
        <w:spacing w:before="240"/>
      </w:pPr>
      <w:r w:rsidRPr="007475B6">
        <w:t>Recruitment and Training</w:t>
      </w:r>
    </w:p>
    <w:p w14:paraId="0CD335D0" w14:textId="031EFF26" w:rsidR="00FA4323" w:rsidRPr="00B13C16" w:rsidRDefault="00FA4323" w:rsidP="007475B6">
      <w:pPr>
        <w:pStyle w:val="MDPI31text"/>
        <w:rPr>
          <w:strike/>
        </w:rPr>
      </w:pPr>
      <w:r w:rsidRPr="00B13C16">
        <w:t>A local villager was recruited from each participating village to take responsibility as the OHC. Their appointment was performed by community leaders. To qualify for this position, the person had to meet specific criteria that included being influential and respected in the local community and basic literacy. The RC and assigned OHC were then invited to attend a three-day training program aiming to provide specific skills and knowledge needed to conduct their assigned strategy for</w:t>
      </w:r>
      <w:del w:id="10" w:author="Ahmed Lugelo" w:date="2022-03-13T23:39:00Z">
        <w:r w:rsidRPr="00B13C16" w:rsidDel="001856AE">
          <w:delText xml:space="preserve"> </w:delText>
        </w:r>
      </w:del>
      <w:ins w:id="11" w:author="Ahmed Lugelo" w:date="2022-03-13T23:39:00Z">
        <w:r w:rsidR="001856AE">
          <w:t xml:space="preserve"> D</w:t>
        </w:r>
      </w:ins>
      <w:ins w:id="12" w:author="Ahmed Lugelo" w:date="2022-03-13T23:40:00Z">
        <w:r w:rsidR="001856AE">
          <w:t>CV</w:t>
        </w:r>
      </w:ins>
      <w:del w:id="13" w:author="Ahmed Lugelo" w:date="2022-03-13T23:39:00Z">
        <w:r w:rsidRPr="00B13C16" w:rsidDel="001856AE">
          <w:delText>decentralized continuous vaccination</w:delText>
        </w:r>
      </w:del>
      <w:r w:rsidRPr="00B13C16">
        <w:t xml:space="preserve">. During the training the RCs were taught how to request and store vaccine in the Zeepot. In addition to the strategy specific training, the RCs and OHCs were taught other aspects of the vaccination </w:t>
      </w:r>
      <w:proofErr w:type="spellStart"/>
      <w:r w:rsidRPr="00B13C16">
        <w:t>programme</w:t>
      </w:r>
      <w:proofErr w:type="spellEnd"/>
      <w:r w:rsidRPr="00B13C16">
        <w:t xml:space="preserve"> </w:t>
      </w:r>
      <w:proofErr w:type="gramStart"/>
      <w:r w:rsidRPr="00B13C16">
        <w:t>including:</w:t>
      </w:r>
      <w:proofErr w:type="gramEnd"/>
      <w:r w:rsidRPr="00B13C16">
        <w:t xml:space="preserve"> a) their roles and responsibilities; b) planning and delivering vaccination campaigns according to their designated strategy; and c) data collection and microchipping vaccinated dogs. Implementation manuals were provided to both RCs and OHCs for referral.</w:t>
      </w:r>
    </w:p>
    <w:p w14:paraId="0869ED2C" w14:textId="77777777" w:rsidR="00FA4323" w:rsidRPr="007475B6" w:rsidRDefault="00FA4323" w:rsidP="007475B6">
      <w:pPr>
        <w:pStyle w:val="MDPI22heading2"/>
        <w:spacing w:before="240"/>
      </w:pPr>
      <w:r w:rsidRPr="007475B6">
        <w:t>Pre-vaccination preparations</w:t>
      </w:r>
    </w:p>
    <w:p w14:paraId="62BC533A" w14:textId="08B992B3" w:rsidR="00FA4323" w:rsidRPr="00B13C16" w:rsidRDefault="00FA4323" w:rsidP="007475B6">
      <w:pPr>
        <w:pStyle w:val="MDPI31text"/>
      </w:pPr>
      <w:r w:rsidRPr="00B13C16">
        <w:t xml:space="preserve">Within a week of the training, the RCs and OHCs developed vaccination planning timetables and shared these with local community leaders. The RCs submitted requests of their needs to the district veterinary officer based on the estimated dog population in their ward. In contrast to CPV, advertising was undertaken by OHCs who used loudspeakers and word-of-mouth to sensitize the community about the forthcoming dog vaccination campaign. Posters detailing the date and locations of the clinics were placed in </w:t>
      </w:r>
      <w:r w:rsidRPr="00B13C16">
        <w:lastRenderedPageBreak/>
        <w:t xml:space="preserve">the village </w:t>
      </w:r>
      <w:r w:rsidRPr="00FA4323">
        <w:t>notice board and in marketplaces</w:t>
      </w:r>
      <w:r w:rsidRPr="00B13C16">
        <w:t xml:space="preserve">. The RCs travelled by motorbike or public transport to the district veterinary office to collect vaccines in a </w:t>
      </w:r>
      <w:proofErr w:type="spellStart"/>
      <w:r w:rsidRPr="00B13C16">
        <w:t>coolbox</w:t>
      </w:r>
      <w:proofErr w:type="spellEnd"/>
      <w:r w:rsidRPr="00B13C16">
        <w:t xml:space="preserve"> as well as other consumables required.  Upon returning to their home base, RCs stored vaccines in their Zeepot, as previously described </w:t>
      </w:r>
      <w:r w:rsidRPr="00B13C16">
        <w:fldChar w:fldCharType="begin"/>
      </w:r>
      <w:r w:rsidR="00664643">
        <w:instrText xml:space="preserve"> ADDIN ZOTERO_ITEM CSL_CITATION {"citationID":"a27luou7a7k","properties":{"formattedCitation":"[30]","plainCitation":"[30]","noteIndex":0},"citationItems":[{"id":1120,"uris":["http://zotero.org/users/4817522/items/W3UGEJK9"],"uri":["http://zotero.org/users/4817522/items/W3UGEJK9"],"itemData":{"id":1120,"type":"article-journal","abstract":"Thermotolerant vaccines greatly improved the reach and impact of large-scale vaccination programs to eliminate diseases such as smallpox, polio and rinderpest. A recent study demonstrated that the potency of the Nobivac® Canine Rabies vaccine was not impacted following experimental storage at 30 °C for three months. We conducted a study to develop a passive cooling device (PCD) that could store thermotolerant vaccines under fluctuating subambient temperatures. Through a participatory process with local communities in Northern Tanzania, we developed innovative PCD designs for local manufacture. A series of field experiments were then carried out to evaluate the effectiveness of five PCDs for vaccine storage under varying climatic conditions. Following iterative improvement, a final prototype “Zeepot Clay” was developed at the cost of US$11 per unit. During a further field-testing phase over a 12-month period, the internal temperature of the device remained below 26 °C, despite ambient temperatures exceeding 42 °C. Our study thus demonstrated that locally designed PCDs have utility for storing thermotolerant rabies vaccines at subambient temperatures. These results have application for the scaling up of mass dog vaccination programs in low-and-middle income countries, particularly for hard-to-reach populations with limited access to power and cold-chain vaccine storage","container-title":"Tropical Medicine and Infectious Disease","DOI":"10.3390/tropicalmed5030130","issue":"3","journalAbbreviation":"Tropical Medicine and Infectious Disease","note":"publisher: Multidisciplinary Digital Publishing Institute","page":"130","title":"Controlling Human Rabies: The Development of an Effective, Inexpensive and Locally Made Passive Cooling Device for Storing Thermotolerant Animal Rabies Vaccines","volume":"5","author":[{"family":"Lugelo","given":"Ahmed"},{"family":"Hampson","given":"Katie"},{"family":"Bigambo","given":"Machunde"},{"family":"Kazwala","given":"Rudovick"},{"family":"Lankester","given":"Felix"}],"issued":{"date-parts":[["2020"]]}}}],"schema":"https://github.com/citation-style-language/schema/raw/master/csl-citation.json"} </w:instrText>
      </w:r>
      <w:r w:rsidRPr="00B13C16">
        <w:fldChar w:fldCharType="separate"/>
      </w:r>
      <w:r w:rsidR="00664643">
        <w:t>[30]</w:t>
      </w:r>
      <w:r w:rsidRPr="00B13C16">
        <w:fldChar w:fldCharType="end"/>
      </w:r>
      <w:r w:rsidRPr="00B13C16">
        <w:t xml:space="preserve">. Each batch of vaccines that was issued was estimated to be sufficient to allow for six months of vaccination activities. To ensure dogs were vaccinated with high quality vaccine, any vaccines remaining at the end of the six-month period were returned to the district veterinary office and destroyed, and a new batch of vaccines was delivered. Once set, the OHC delivered another advisement by loudspeaker the day before the vaccination campaign inviting people to bring their dogs and cats the following day. Each RC conducted the campaign as per the strategy assigned during the training. </w:t>
      </w:r>
    </w:p>
    <w:p w14:paraId="20B168AC" w14:textId="77777777" w:rsidR="00FA4323" w:rsidRPr="00B13C16" w:rsidRDefault="00FA4323" w:rsidP="007475B6">
      <w:pPr>
        <w:pStyle w:val="MDPI21heading1"/>
      </w:pPr>
      <w:r w:rsidRPr="00B13C16">
        <w:t>Household surveys</w:t>
      </w:r>
    </w:p>
    <w:p w14:paraId="51095358" w14:textId="77777777" w:rsidR="00FA4323" w:rsidRPr="00B13C16" w:rsidRDefault="00FA4323" w:rsidP="007475B6">
      <w:pPr>
        <w:pStyle w:val="MDPI31text"/>
      </w:pPr>
      <w:r w:rsidRPr="00B13C16">
        <w:t xml:space="preserve">Surveys to assess vaccination coverage were conducted at two timepoints, from September to October 2019 and June to July 2020 respectively, corresponding to one month and 11 months after the initial vaccination campaigns. Different households were visited at each timepoint. The survey team was composed of the interviewer and the sub-village leader who provided guidance on the movements and introductions to households. The survey involved sampling in all villages in the twelve study wards. In each village three sub-villages were randomly selected and 10 households per sub-village sampled. With the help of the sub-village leader, a household (located at the far end of the sub-village) was chosen as the index household were the survey commenced. From this household the interviewer walked in a zigzag pattern, towards the </w:t>
      </w:r>
      <w:proofErr w:type="spellStart"/>
      <w:r w:rsidRPr="00B13C16">
        <w:t>centre</w:t>
      </w:r>
      <w:proofErr w:type="spellEnd"/>
      <w:r w:rsidRPr="00B13C16">
        <w:t xml:space="preserve"> of the sub-village to the opposite side of the sub-village, sampling every fifth household. If no adult was present in the selected household or no dog was owned in the household, that household was skipped. Interviews continued until 10 households were completed in each sub-village. Prior to the administration of the questionnaire, permission was sought from the household head, or other household member of at least 18 years of age in the absence of the household head. Interviewers explained the study background to each respondent and obtained written informed consent to carry out the questionnaire. The questionnaire captured details regarding the quality of the dog vaccination services provided by the RCs and OHCs, the accessibility and availability of these services, the total number of dogs living in the household, and their vaccination status, according to whether either a microchip was found, a certificate was shown, and the owner statement (recall).  At the second time point, data were also collected on the number of dogs that were present and available for microchip checking (this number may be lower than the total number of household dogs if dogs were roaming at the time of the visit). Reasons for not vaccinating dogs, if there were any unvaccinated dogs found at the household, were also recorded.</w:t>
      </w:r>
    </w:p>
    <w:p w14:paraId="4025EBA8" w14:textId="77777777" w:rsidR="00FA4323" w:rsidRPr="00B13C16" w:rsidRDefault="00FA4323" w:rsidP="007475B6">
      <w:pPr>
        <w:pStyle w:val="MDPI21heading1"/>
      </w:pPr>
      <w:r w:rsidRPr="00B13C16">
        <w:t>Statistical Analyses</w:t>
      </w:r>
    </w:p>
    <w:p w14:paraId="09CE6486" w14:textId="77777777" w:rsidR="00FA4323" w:rsidRPr="00B13C16" w:rsidRDefault="00FA4323" w:rsidP="007475B6">
      <w:pPr>
        <w:pStyle w:val="MDPI31text"/>
      </w:pPr>
      <w:r w:rsidRPr="00B13C16">
        <w:t xml:space="preserve">The accuracy of assessing a dog’s vaccination status using certification and owner recall were assessed against the assumed gold standard of microchipping. Sensitivity and specificity were estimated with 95% confidence intervals calculated using the </w:t>
      </w:r>
      <w:proofErr w:type="spellStart"/>
      <w:r w:rsidRPr="00B13C16">
        <w:t>binom.test</w:t>
      </w:r>
      <w:proofErr w:type="spellEnd"/>
      <w:r w:rsidRPr="00B13C16">
        <w:t xml:space="preserve"> function in R. In this context, the sensitivity of the certification and owner recall tests were regarded as the ability to correctly identify dogs that have been vaccinated whereas the specificity meant the ability of a test to correctly identify dogs that have not been vaccinated. Because test results were recorded at the household level and not for individual dogs, only single-dog households visited at timepoint 1 were included in this analysis.</w:t>
      </w:r>
    </w:p>
    <w:p w14:paraId="0585B9F0" w14:textId="4BBEEBC3" w:rsidR="00FA4323" w:rsidRPr="00B13C16" w:rsidRDefault="00FA4323" w:rsidP="007475B6">
      <w:pPr>
        <w:pStyle w:val="MDPI31text"/>
      </w:pPr>
      <w:r w:rsidRPr="00B13C16">
        <w:t xml:space="preserve">Vaccination coverage at each of the two survey time points was estimated for each of the four vaccination strategies as the proportion of dogs with microchips among the surveyed dog population.  The denominator used to produce these estimates – the total number of dogs living in surveyed households, which was the only denominator option that was collected at both time points – means that they are slight underestimates. </w:t>
      </w:r>
      <w:r w:rsidRPr="00B13C16">
        <w:lastRenderedPageBreak/>
        <w:t xml:space="preserve">However, the microchip assessment when using the number of dogs seen at the household (available for the second time point) as a denominator can be used as a gold standard from which to evaluate the accuracy of using vaccination certificates and owner recall to estimate coverage.  This evaluation of coverage estimation methods was achieved by fitting </w:t>
      </w:r>
      <w:proofErr w:type="spellStart"/>
      <w:r w:rsidRPr="00B13C16">
        <w:t>generalised</w:t>
      </w:r>
      <w:proofErr w:type="spellEnd"/>
      <w:r w:rsidRPr="00B13C16">
        <w:t xml:space="preserve"> linear mixed models (GLMMs) with binomial error distributions to three different household-level response variables: 1) the number of microchipped dogs out of all dogs seen in surveyed households at time point two; 2) the number of vaccination certificates seen out of all dogs recorded as living at surveyed households surveyed at time point two; and 3) the number of dogs that owners reported to be vaccinated out of all dogs recorded as living at surveyed households surveyed at time point two.  District and vaccination strategy were included as categorical fixed effects in all three GLMMs, along with random intercepts </w:t>
      </w:r>
      <w:proofErr w:type="spellStart"/>
      <w:r w:rsidRPr="00B13C16">
        <w:t>for ward</w:t>
      </w:r>
      <w:proofErr w:type="spellEnd"/>
      <w:r w:rsidRPr="00B13C16">
        <w:t xml:space="preserve">, village, sub-village, and household (the observation level).  The </w:t>
      </w:r>
      <w:proofErr w:type="spellStart"/>
      <w:r w:rsidRPr="00B13C16">
        <w:t>DHARMa</w:t>
      </w:r>
      <w:proofErr w:type="spellEnd"/>
      <w:r w:rsidRPr="00B13C16">
        <w:t xml:space="preserve"> package </w:t>
      </w:r>
      <w:r w:rsidRPr="00B13C16">
        <w:fldChar w:fldCharType="begin"/>
      </w:r>
      <w:r w:rsidR="00664643">
        <w:instrText xml:space="preserve"> ADDIN ZOTERO_ITEM CSL_CITATION {"citationID":"njuRZYj3","properties":{"formattedCitation":"[34]","plainCitation":"[34]","noteIndex":0},"citationItems":[{"id":1370,"uris":["http://zotero.org/users/4817522/items/QGUBUQKA"],"uri":["http://zotero.org/users/4817522/items/QGUBUQKA"],"itemData":{"id":1370,"type":"article-journal","container-title":"R package version 0.4.4","DOI":"https:/10.1017/cbo9780511790942.004","journalAbbreviation":"R package version 0.4.4","title":"DHARMa: residual diagnostics for hierarchical (multi-level/mixed) regression models","URL":"https://CRAN.R-project.org/package=DHARMa","volume":"3","author":[{"family":"Hartig","given":"Florian"}],"issued":{"date-parts":[["2020"]]}}}],"schema":"https://github.com/citation-style-language/schema/raw/master/csl-citation.json"} </w:instrText>
      </w:r>
      <w:r w:rsidRPr="00B13C16">
        <w:fldChar w:fldCharType="separate"/>
      </w:r>
      <w:r w:rsidR="00664643">
        <w:t>[34]</w:t>
      </w:r>
      <w:r w:rsidRPr="00B13C16">
        <w:fldChar w:fldCharType="end"/>
      </w:r>
      <w:r w:rsidRPr="00B13C16">
        <w:t xml:space="preserve"> was used to simulate residuals and check model assumptions were met.  Estimates of the time point two vaccination coverage for each study ward were extracted from each model, with confidence intervals estimated from 1000 bootstrap samples using the </w:t>
      </w:r>
      <w:proofErr w:type="spellStart"/>
      <w:r w:rsidRPr="00B13C16">
        <w:t>bootMer</w:t>
      </w:r>
      <w:proofErr w:type="spellEnd"/>
      <w:r w:rsidRPr="00B13C16">
        <w:t xml:space="preserve"> function from the lme4 package </w:t>
      </w:r>
      <w:r w:rsidRPr="00B13C16">
        <w:fldChar w:fldCharType="begin"/>
      </w:r>
      <w:r w:rsidR="00664643">
        <w:instrText xml:space="preserve"> ADDIN ZOTERO_ITEM CSL_CITATION {"citationID":"CwzmUNwS","properties":{"formattedCitation":"[35]","plainCitation":"[35]","noteIndex":0},"citationItems":[{"id":1371,"uris":["http://zotero.org/users/4817522/items/ETNV5WJJ"],"uri":["http://zotero.org/users/4817522/items/ETNV5WJJ"],"itemData":{"id":1371,"type":"article-journal","DOI":"10.18637/jss.v067.i01.","title":"Fitting linear mixed-effects models using lme4. Journal of Statistical Software 67: 1–48","author":[{"family":"Bates","given":"D"},{"family":"Maechler","given":"M"},{"family":"Bolker","given":"BM"},{"family":"Walker","given":"S"}],"issued":{"date-parts":[["2015"]]}}}],"schema":"https://github.com/citation-style-language/schema/raw/master/csl-citation.json"} </w:instrText>
      </w:r>
      <w:r w:rsidRPr="00B13C16">
        <w:fldChar w:fldCharType="separate"/>
      </w:r>
      <w:r w:rsidR="00664643">
        <w:t>[35]</w:t>
      </w:r>
      <w:r w:rsidRPr="00B13C16">
        <w:fldChar w:fldCharType="end"/>
      </w:r>
      <w:r w:rsidRPr="00B13C16">
        <w:t xml:space="preserve">.  </w:t>
      </w:r>
    </w:p>
    <w:p w14:paraId="48E30E1D" w14:textId="55F27AEE" w:rsidR="00FA4323" w:rsidRPr="00B13C16" w:rsidRDefault="00FA4323" w:rsidP="007475B6">
      <w:pPr>
        <w:pStyle w:val="MDPI31text"/>
      </w:pPr>
      <w:r w:rsidRPr="00B13C16">
        <w:t>Variation in duration of time travelling to and waiting at the central point clinics was modelled using a linear mixed model (LMM) fitted using REML, where log</w:t>
      </w:r>
      <w:r w:rsidRPr="00B13C16">
        <w:rPr>
          <w:vertAlign w:val="subscript"/>
        </w:rPr>
        <w:t>e</w:t>
      </w:r>
      <w:r w:rsidRPr="00B13C16">
        <w:t xml:space="preserve">(duration) was the response, intervention and district were categorical fixed effects, and nested random intercepts were fitted at the ward, village and </w:t>
      </w:r>
      <w:proofErr w:type="spellStart"/>
      <w:r w:rsidRPr="00B13C16">
        <w:t>subvillage</w:t>
      </w:r>
      <w:proofErr w:type="spellEnd"/>
      <w:r w:rsidRPr="00B13C16">
        <w:t xml:space="preserve"> levels.  The response was log-transformed to meet the assumptions of homoscedasticity and normality of residuals, which were checked visually by plotting the residuals against the fitted values. Differences between districts and intervention arms in mean of log</w:t>
      </w:r>
      <w:r w:rsidRPr="00B13C16">
        <w:rPr>
          <w:vertAlign w:val="subscript"/>
        </w:rPr>
        <w:t>e</w:t>
      </w:r>
      <w:r w:rsidRPr="00B13C16">
        <w:t xml:space="preserve"> duration of travel times and wait times at the central point clinics were tested using an F-test. Wald 95% confidence intervals for mean duration within each intervention arm were calculated in the </w:t>
      </w:r>
      <w:proofErr w:type="spellStart"/>
      <w:r w:rsidRPr="00B13C16">
        <w:t>lmerTest</w:t>
      </w:r>
      <w:proofErr w:type="spellEnd"/>
      <w:r w:rsidRPr="00B13C16">
        <w:t xml:space="preserve"> package </w:t>
      </w:r>
      <w:r w:rsidRPr="00B13C16">
        <w:fldChar w:fldCharType="begin"/>
      </w:r>
      <w:r w:rsidR="00664643">
        <w:instrText xml:space="preserve"> ADDIN ZOTERO_ITEM CSL_CITATION {"citationID":"ENKv1ROS","properties":{"formattedCitation":"[36]","plainCitation":"[36]","noteIndex":0},"citationItems":[{"id":1369,"uris":["http://zotero.org/users/4817522/items/63R2QPUV"],"uri":["http://zotero.org/users/4817522/items/63R2QPUV"],"itemData":{"id":1369,"type":"article-journal","container-title":"Journal of statistical software","DOI":"10.18637/jss.v082.i13","ISSN":"1548-7660","journalAbbreviation":"Journal of statistical software","page":"1-26","title":"lmerTest package: tests in linear mixed effects models","volume":"82","author":[{"family":"Kuznetsova","given":"Alexandra"},{"family":"Brockhoff","given":"Per B"},{"family":"Christensen","given":"Rune HB"}],"issued":{"date-parts":[["2017"]]}}}],"schema":"https://github.com/citation-style-language/schema/raw/master/csl-citation.json"} </w:instrText>
      </w:r>
      <w:r w:rsidRPr="00B13C16">
        <w:fldChar w:fldCharType="separate"/>
      </w:r>
      <w:r w:rsidR="00664643">
        <w:t>[36]</w:t>
      </w:r>
      <w:r w:rsidRPr="00B13C16">
        <w:fldChar w:fldCharType="end"/>
      </w:r>
      <w:r w:rsidRPr="00B13C16">
        <w:t>("</w:t>
      </w:r>
      <w:proofErr w:type="spellStart"/>
      <w:r w:rsidRPr="00B13C16">
        <w:t>lmerTest</w:t>
      </w:r>
      <w:proofErr w:type="spellEnd"/>
      <w:r w:rsidRPr="00B13C16">
        <w:t xml:space="preserve">") using Satterthwaite's approximation to the t-distribution degrees of freedom. Back-transformed mean durations of travel and wait times at the central point clinics and their 95% confidence limits from the log scale were adjusted for bias due to Jensen's inequality </w:t>
      </w:r>
      <w:r w:rsidRPr="00B13C16">
        <w:fldChar w:fldCharType="begin"/>
      </w:r>
      <w:r w:rsidR="00664643">
        <w:instrText xml:space="preserve"> ADDIN ZOTERO_ITEM CSL_CITATION {"citationID":"9eCRa53l","properties":{"formattedCitation":"[37]","plainCitation":"[37]","noteIndex":0},"citationItems":[{"id":1368,"uris":["http://zotero.org/users/4817522/items/BMLWJHV7"],"uri":["http://zotero.org/users/4817522/items/BMLWJHV7"],"itemData":{"id":1368,"type":"article-journal","container-title":"Journal of the Royal Society Interface","DOI":"10.1098/rsif.2017.0213","ISSN":"1742-5689","issue":"134","journalAbbreviation":"Journal of the Royal Society Interface","note":"publisher: The Royal Society","page":"20170213","title":"The coefficient of determination R 2 and intra-class correlation coefficient from generalized linear mixed-effects models revisited and expanded","volume":"14","author":[{"family":"Nakagawa","given":"Shinichi"},{"family":"Johnson","given":"Paul CD"},{"family":"Schielzeth","given":"Holger"}],"issued":{"date-parts":[["2017"]]}}}],"schema":"https://github.com/citation-style-language/schema/raw/master/csl-citation.json"} </w:instrText>
      </w:r>
      <w:r w:rsidRPr="00B13C16">
        <w:fldChar w:fldCharType="separate"/>
      </w:r>
      <w:r w:rsidR="00664643">
        <w:t>[37]</w:t>
      </w:r>
      <w:r w:rsidRPr="00B13C16">
        <w:fldChar w:fldCharType="end"/>
      </w:r>
      <w:r w:rsidRPr="00B13C16">
        <w:t xml:space="preserve">.  Data analyses were performed using the statistical programming software, R version 3.5.3 [31].  </w:t>
      </w:r>
    </w:p>
    <w:p w14:paraId="4D28881D" w14:textId="77777777" w:rsidR="00FA4323" w:rsidRPr="00B13C16" w:rsidRDefault="00FA4323" w:rsidP="007475B6">
      <w:pPr>
        <w:pStyle w:val="MDPI21heading1"/>
      </w:pPr>
      <w:r w:rsidRPr="00B13C16">
        <w:t xml:space="preserve">Ethics statement </w:t>
      </w:r>
    </w:p>
    <w:p w14:paraId="26FA9AFA" w14:textId="77777777" w:rsidR="00FA4323" w:rsidRPr="00B13C16" w:rsidRDefault="00FA4323" w:rsidP="007475B6">
      <w:pPr>
        <w:pStyle w:val="MDPI31text"/>
      </w:pPr>
      <w:r w:rsidRPr="00B13C16">
        <w:t>The study was approved by the Institutional Animal Care and Use Committee, Washington State University [Approval No. 04577 – 001], the Tanzania Medical Research Institute [NIMR/HQ/R.8a/</w:t>
      </w:r>
      <w:proofErr w:type="spellStart"/>
      <w:r w:rsidRPr="00B13C16">
        <w:t>Vol.IX</w:t>
      </w:r>
      <w:proofErr w:type="spellEnd"/>
      <w:r w:rsidRPr="00B13C16">
        <w:t xml:space="preserve">/2788], </w:t>
      </w:r>
      <w:proofErr w:type="spellStart"/>
      <w:r w:rsidRPr="00B13C16">
        <w:t>Ifakara</w:t>
      </w:r>
      <w:proofErr w:type="spellEnd"/>
      <w:r w:rsidRPr="00B13C16">
        <w:t xml:space="preserve"> Health Institute [IHI/IRB/No:024-2018] and Ethical Committee of the Sokoine University of Agriculture permit no. SUA/CVMBS/R.1/2019/6. Prior to the administration of the questionnaires written informed consent was obtained from the head of each household or, if not available, an adult family member. All data collection was conducted in Swahili. </w:t>
      </w:r>
    </w:p>
    <w:p w14:paraId="392FC12C" w14:textId="77777777" w:rsidR="00FA4323" w:rsidRPr="00B13C16" w:rsidRDefault="00FA4323" w:rsidP="007475B6">
      <w:pPr>
        <w:pStyle w:val="MDPI21heading1"/>
      </w:pPr>
      <w:r w:rsidRPr="00B13C16">
        <w:t>RESULTS</w:t>
      </w:r>
    </w:p>
    <w:p w14:paraId="781291F8" w14:textId="77777777" w:rsidR="00FA4323" w:rsidRPr="007475B6" w:rsidRDefault="00FA4323" w:rsidP="007475B6">
      <w:pPr>
        <w:pStyle w:val="MDPI22heading2"/>
      </w:pPr>
      <w:r w:rsidRPr="007475B6">
        <w:t>Vaccinations</w:t>
      </w:r>
    </w:p>
    <w:p w14:paraId="7B76C0E4" w14:textId="6550C816" w:rsidR="00FA4323" w:rsidRPr="00B13C16" w:rsidRDefault="00FA4323" w:rsidP="007475B6">
      <w:pPr>
        <w:pStyle w:val="MDPI31text"/>
      </w:pPr>
      <w:r w:rsidRPr="00B13C16">
        <w:t xml:space="preserve">In total 17,571 dogs were vaccinated in the study areas, as summarized in Table 1. Of these animals, 2,654 were vaccinated through </w:t>
      </w:r>
      <w:ins w:id="14" w:author="Ahmed Lugelo" w:date="2022-03-13T23:36:00Z">
        <w:r w:rsidR="00803FBD">
          <w:t>CPV</w:t>
        </w:r>
      </w:ins>
      <w:del w:id="15" w:author="Ahmed Lugelo" w:date="2022-03-13T23:36:00Z">
        <w:r w:rsidRPr="00B13C16" w:rsidDel="00803FBD">
          <w:delText>centralized pulsed vaccination</w:delText>
        </w:r>
      </w:del>
      <w:r w:rsidRPr="00B13C16">
        <w:t xml:space="preserve">; 5,109 through </w:t>
      </w:r>
      <w:ins w:id="16" w:author="Ahmed Lugelo" w:date="2022-03-13T23:42:00Z">
        <w:r w:rsidR="001856AE">
          <w:t xml:space="preserve">DCV </w:t>
        </w:r>
      </w:ins>
      <w:del w:id="17" w:author="Ahmed Lugelo" w:date="2022-03-13T23:42:00Z">
        <w:r w:rsidRPr="00B13C16" w:rsidDel="001856AE">
          <w:delText xml:space="preserve">decentralized continuous vaccination </w:delText>
        </w:r>
      </w:del>
      <w:r w:rsidRPr="00B13C16">
        <w:t xml:space="preserve">at </w:t>
      </w:r>
      <w:ins w:id="18" w:author="Ahmed Lugelo" w:date="2022-03-13T23:43:00Z">
        <w:r w:rsidR="001856AE">
          <w:t>VLC</w:t>
        </w:r>
      </w:ins>
      <w:del w:id="19" w:author="Ahmed Lugelo" w:date="2022-03-13T23:43:00Z">
        <w:r w:rsidRPr="00B13C16" w:rsidDel="001856AE">
          <w:delText>village level</w:delText>
        </w:r>
      </w:del>
      <w:r w:rsidRPr="00B13C16">
        <w:t xml:space="preserve">; 5,172 through </w:t>
      </w:r>
      <w:ins w:id="20" w:author="Ahmed Lugelo" w:date="2022-03-13T23:43:00Z">
        <w:r w:rsidR="001856AE">
          <w:t xml:space="preserve">DCV </w:t>
        </w:r>
      </w:ins>
      <w:del w:id="21" w:author="Ahmed Lugelo" w:date="2022-03-13T23:43:00Z">
        <w:r w:rsidRPr="00B13C16" w:rsidDel="001856AE">
          <w:delText xml:space="preserve">decentralized continuous vaccination </w:delText>
        </w:r>
      </w:del>
      <w:r w:rsidRPr="00B13C16">
        <w:t xml:space="preserve">at </w:t>
      </w:r>
      <w:ins w:id="22" w:author="Ahmed Lugelo" w:date="2022-03-13T23:44:00Z">
        <w:r w:rsidR="001856AE">
          <w:t>SVLC</w:t>
        </w:r>
      </w:ins>
      <w:del w:id="23" w:author="Ahmed Lugelo" w:date="2022-03-13T23:43:00Z">
        <w:r w:rsidRPr="00B13C16" w:rsidDel="001856AE">
          <w:delText>sub-village level</w:delText>
        </w:r>
      </w:del>
      <w:r w:rsidRPr="00B13C16">
        <w:t xml:space="preserve"> and 4,636 through the </w:t>
      </w:r>
      <w:ins w:id="24" w:author="Ahmed Lugelo" w:date="2022-03-13T23:44:00Z">
        <w:r w:rsidR="00696F3C">
          <w:t>DC</w:t>
        </w:r>
      </w:ins>
      <w:del w:id="25" w:author="Ahmed Lugelo" w:date="2022-03-13T23:44:00Z">
        <w:r w:rsidRPr="00B13C16" w:rsidDel="00696F3C">
          <w:delText>discretionary continuous vaccination</w:delText>
        </w:r>
      </w:del>
      <w:r w:rsidRPr="00B13C16">
        <w:t xml:space="preserve"> strategy. Over the same period 2,877 cats were vaccinated, with 178 vaccinated through centralized pulsed vaccination, and 595, 939 and 1,185 vaccinated from the three </w:t>
      </w:r>
      <w:del w:id="26" w:author="Ahmed Lugelo" w:date="2022-03-13T23:44:00Z">
        <w:r w:rsidRPr="00B13C16" w:rsidDel="00696F3C">
          <w:delText>decentralized continuous vaccination</w:delText>
        </w:r>
      </w:del>
      <w:ins w:id="27" w:author="Ahmed Lugelo" w:date="2022-03-13T23:44:00Z">
        <w:r w:rsidR="00696F3C">
          <w:t>DC</w:t>
        </w:r>
      </w:ins>
      <w:ins w:id="28" w:author="Ahmed Lugelo" w:date="2022-03-13T23:45:00Z">
        <w:r w:rsidR="00696F3C">
          <w:t>V</w:t>
        </w:r>
      </w:ins>
      <w:r w:rsidRPr="00B13C16">
        <w:t xml:space="preserve"> strategies (Table 1).  </w:t>
      </w:r>
    </w:p>
    <w:p w14:paraId="548D0650" w14:textId="7640E679" w:rsidR="00FA4323" w:rsidRPr="00B13C16" w:rsidRDefault="007475B6" w:rsidP="007475B6">
      <w:pPr>
        <w:pStyle w:val="MDPI41tablecaption"/>
        <w:ind w:left="425" w:right="425"/>
        <w:jc w:val="center"/>
      </w:pPr>
      <w:r w:rsidRPr="007475B6">
        <w:rPr>
          <w:b/>
        </w:rPr>
        <w:t xml:space="preserve">Table 1. </w:t>
      </w:r>
      <w:r w:rsidR="00FA4323" w:rsidRPr="00B13C16">
        <w:t>Numbers of dogs and cats vaccinated across the different strategies</w:t>
      </w:r>
      <w:r>
        <w:t>.</w:t>
      </w:r>
    </w:p>
    <w:tbl>
      <w:tblPr>
        <w:tblW w:w="9122" w:type="dxa"/>
        <w:jc w:val="center"/>
        <w:tblLayout w:type="fixed"/>
        <w:tblCellMar>
          <w:left w:w="0" w:type="dxa"/>
          <w:right w:w="0" w:type="dxa"/>
        </w:tblCellMar>
        <w:tblLook w:val="04A0" w:firstRow="1" w:lastRow="0" w:firstColumn="1" w:lastColumn="0" w:noHBand="0" w:noVBand="1"/>
        <w:tblPrChange w:id="29" w:author="Ahmed Lugelo" w:date="2022-03-12T21:00:00Z">
          <w:tblPr>
            <w:tblW w:w="10465" w:type="dxa"/>
            <w:jc w:val="center"/>
            <w:tblLayout w:type="fixed"/>
            <w:tblCellMar>
              <w:left w:w="0" w:type="dxa"/>
              <w:right w:w="0" w:type="dxa"/>
            </w:tblCellMar>
            <w:tblLook w:val="04A0" w:firstRow="1" w:lastRow="0" w:firstColumn="1" w:lastColumn="0" w:noHBand="0" w:noVBand="1"/>
          </w:tblPr>
        </w:tblPrChange>
      </w:tblPr>
      <w:tblGrid>
        <w:gridCol w:w="889"/>
        <w:gridCol w:w="1792"/>
        <w:gridCol w:w="2466"/>
        <w:gridCol w:w="3144"/>
        <w:gridCol w:w="831"/>
        <w:tblGridChange w:id="30">
          <w:tblGrid>
            <w:gridCol w:w="889"/>
            <w:gridCol w:w="1792"/>
            <w:gridCol w:w="2466"/>
            <w:gridCol w:w="3144"/>
            <w:gridCol w:w="831"/>
          </w:tblGrid>
        </w:tblGridChange>
      </w:tblGrid>
      <w:tr w:rsidR="00441C3F" w:rsidRPr="007475B6" w14:paraId="159C2F4E" w14:textId="77777777" w:rsidTr="00441C3F">
        <w:trPr>
          <w:jc w:val="center"/>
          <w:trPrChange w:id="31" w:author="Ahmed Lugelo" w:date="2022-03-12T21:00:00Z">
            <w:trPr>
              <w:jc w:val="center"/>
            </w:trPr>
          </w:trPrChange>
        </w:trPr>
        <w:tc>
          <w:tcPr>
            <w:tcW w:w="889" w:type="dxa"/>
            <w:tcBorders>
              <w:top w:val="single" w:sz="8" w:space="0" w:color="auto"/>
              <w:bottom w:val="single" w:sz="4" w:space="0" w:color="auto"/>
            </w:tcBorders>
            <w:shd w:val="clear" w:color="auto" w:fill="auto"/>
            <w:noWrap/>
            <w:vAlign w:val="center"/>
            <w:hideMark/>
            <w:tcPrChange w:id="32" w:author="Ahmed Lugelo" w:date="2022-03-12T21:00:00Z">
              <w:tcPr>
                <w:tcW w:w="562" w:type="dxa"/>
                <w:tcBorders>
                  <w:top w:val="single" w:sz="8" w:space="0" w:color="auto"/>
                  <w:bottom w:val="single" w:sz="4" w:space="0" w:color="auto"/>
                </w:tcBorders>
                <w:shd w:val="clear" w:color="auto" w:fill="auto"/>
                <w:noWrap/>
                <w:vAlign w:val="center"/>
                <w:hideMark/>
              </w:tcPr>
            </w:tcPrChange>
          </w:tcPr>
          <w:p w14:paraId="41380354"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Sn</w:t>
            </w:r>
          </w:p>
        </w:tc>
        <w:tc>
          <w:tcPr>
            <w:tcW w:w="1792" w:type="dxa"/>
            <w:tcBorders>
              <w:top w:val="single" w:sz="8" w:space="0" w:color="auto"/>
              <w:bottom w:val="single" w:sz="4" w:space="0" w:color="auto"/>
            </w:tcBorders>
            <w:shd w:val="clear" w:color="auto" w:fill="auto"/>
            <w:noWrap/>
            <w:vAlign w:val="center"/>
            <w:hideMark/>
            <w:tcPrChange w:id="33" w:author="Ahmed Lugelo" w:date="2022-03-12T21:00:00Z">
              <w:tcPr>
                <w:tcW w:w="1134" w:type="dxa"/>
                <w:tcBorders>
                  <w:top w:val="single" w:sz="8" w:space="0" w:color="auto"/>
                  <w:bottom w:val="single" w:sz="4" w:space="0" w:color="auto"/>
                </w:tcBorders>
                <w:shd w:val="clear" w:color="auto" w:fill="auto"/>
                <w:noWrap/>
                <w:vAlign w:val="center"/>
                <w:hideMark/>
              </w:tcPr>
            </w:tcPrChange>
          </w:tcPr>
          <w:p w14:paraId="1CE4864F"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District</w:t>
            </w:r>
          </w:p>
        </w:tc>
        <w:tc>
          <w:tcPr>
            <w:tcW w:w="2466" w:type="dxa"/>
            <w:tcBorders>
              <w:top w:val="single" w:sz="8" w:space="0" w:color="auto"/>
              <w:bottom w:val="single" w:sz="4" w:space="0" w:color="auto"/>
            </w:tcBorders>
            <w:shd w:val="clear" w:color="auto" w:fill="auto"/>
            <w:noWrap/>
            <w:vAlign w:val="center"/>
            <w:hideMark/>
            <w:tcPrChange w:id="34" w:author="Ahmed Lugelo" w:date="2022-03-12T21:00:00Z">
              <w:tcPr>
                <w:tcW w:w="1560" w:type="dxa"/>
                <w:tcBorders>
                  <w:top w:val="single" w:sz="8" w:space="0" w:color="auto"/>
                  <w:bottom w:val="single" w:sz="4" w:space="0" w:color="auto"/>
                </w:tcBorders>
                <w:shd w:val="clear" w:color="auto" w:fill="auto"/>
                <w:noWrap/>
                <w:vAlign w:val="center"/>
                <w:hideMark/>
              </w:tcPr>
            </w:tcPrChange>
          </w:tcPr>
          <w:p w14:paraId="0601418B"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Ward</w:t>
            </w:r>
          </w:p>
        </w:tc>
        <w:tc>
          <w:tcPr>
            <w:tcW w:w="3144" w:type="dxa"/>
            <w:tcBorders>
              <w:top w:val="single" w:sz="8" w:space="0" w:color="auto"/>
              <w:bottom w:val="single" w:sz="4" w:space="0" w:color="auto"/>
            </w:tcBorders>
            <w:shd w:val="clear" w:color="auto" w:fill="auto"/>
            <w:noWrap/>
            <w:vAlign w:val="center"/>
            <w:hideMark/>
            <w:tcPrChange w:id="35" w:author="Ahmed Lugelo" w:date="2022-03-12T21:00:00Z">
              <w:tcPr>
                <w:tcW w:w="1989" w:type="dxa"/>
                <w:tcBorders>
                  <w:top w:val="single" w:sz="8" w:space="0" w:color="auto"/>
                  <w:bottom w:val="single" w:sz="4" w:space="0" w:color="auto"/>
                </w:tcBorders>
                <w:shd w:val="clear" w:color="auto" w:fill="auto"/>
                <w:noWrap/>
                <w:vAlign w:val="center"/>
                <w:hideMark/>
              </w:tcPr>
            </w:tcPrChange>
          </w:tcPr>
          <w:p w14:paraId="793C37DA"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Strategy</w:t>
            </w:r>
          </w:p>
        </w:tc>
        <w:tc>
          <w:tcPr>
            <w:tcW w:w="831" w:type="dxa"/>
            <w:tcBorders>
              <w:top w:val="single" w:sz="8" w:space="0" w:color="auto"/>
              <w:bottom w:val="single" w:sz="4" w:space="0" w:color="auto"/>
            </w:tcBorders>
            <w:shd w:val="clear" w:color="auto" w:fill="auto"/>
            <w:noWrap/>
            <w:vAlign w:val="center"/>
            <w:hideMark/>
            <w:tcPrChange w:id="36" w:author="Ahmed Lugelo" w:date="2022-03-12T21:00:00Z">
              <w:tcPr>
                <w:tcW w:w="526" w:type="dxa"/>
                <w:tcBorders>
                  <w:top w:val="single" w:sz="8" w:space="0" w:color="auto"/>
                  <w:bottom w:val="single" w:sz="4" w:space="0" w:color="auto"/>
                </w:tcBorders>
                <w:shd w:val="clear" w:color="auto" w:fill="auto"/>
                <w:noWrap/>
                <w:vAlign w:val="center"/>
                <w:hideMark/>
              </w:tcPr>
            </w:tcPrChange>
          </w:tcPr>
          <w:p w14:paraId="1637958B"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Dogs</w:t>
            </w:r>
          </w:p>
        </w:tc>
      </w:tr>
      <w:tr w:rsidR="00441C3F" w:rsidRPr="007475B6" w14:paraId="5DADB991" w14:textId="77777777" w:rsidTr="00441C3F">
        <w:trPr>
          <w:jc w:val="center"/>
          <w:trPrChange w:id="37" w:author="Ahmed Lugelo" w:date="2022-03-12T21:00:00Z">
            <w:trPr>
              <w:jc w:val="center"/>
            </w:trPr>
          </w:trPrChange>
        </w:trPr>
        <w:tc>
          <w:tcPr>
            <w:tcW w:w="889" w:type="dxa"/>
            <w:tcBorders>
              <w:top w:val="single" w:sz="4" w:space="0" w:color="auto"/>
            </w:tcBorders>
            <w:shd w:val="clear" w:color="auto" w:fill="auto"/>
            <w:noWrap/>
            <w:vAlign w:val="center"/>
            <w:hideMark/>
            <w:tcPrChange w:id="38" w:author="Ahmed Lugelo" w:date="2022-03-12T21:00:00Z">
              <w:tcPr>
                <w:tcW w:w="562" w:type="dxa"/>
                <w:tcBorders>
                  <w:top w:val="single" w:sz="4" w:space="0" w:color="auto"/>
                </w:tcBorders>
                <w:shd w:val="clear" w:color="auto" w:fill="auto"/>
                <w:noWrap/>
                <w:vAlign w:val="center"/>
                <w:hideMark/>
              </w:tcPr>
            </w:tcPrChange>
          </w:tcPr>
          <w:p w14:paraId="23CF81E7"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w:t>
            </w:r>
          </w:p>
        </w:tc>
        <w:tc>
          <w:tcPr>
            <w:tcW w:w="1792" w:type="dxa"/>
            <w:tcBorders>
              <w:top w:val="single" w:sz="4" w:space="0" w:color="auto"/>
            </w:tcBorders>
            <w:shd w:val="clear" w:color="auto" w:fill="auto"/>
            <w:noWrap/>
            <w:vAlign w:val="center"/>
            <w:hideMark/>
            <w:tcPrChange w:id="39" w:author="Ahmed Lugelo" w:date="2022-03-12T21:00:00Z">
              <w:tcPr>
                <w:tcW w:w="1134" w:type="dxa"/>
                <w:tcBorders>
                  <w:top w:val="single" w:sz="4" w:space="0" w:color="auto"/>
                </w:tcBorders>
                <w:shd w:val="clear" w:color="auto" w:fill="auto"/>
                <w:noWrap/>
                <w:vAlign w:val="center"/>
                <w:hideMark/>
              </w:tcPr>
            </w:tcPrChange>
          </w:tcPr>
          <w:p w14:paraId="6AB74818"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Butiama</w:t>
            </w:r>
            <w:proofErr w:type="spellEnd"/>
          </w:p>
        </w:tc>
        <w:tc>
          <w:tcPr>
            <w:tcW w:w="2466" w:type="dxa"/>
            <w:tcBorders>
              <w:top w:val="single" w:sz="4" w:space="0" w:color="auto"/>
            </w:tcBorders>
            <w:shd w:val="clear" w:color="auto" w:fill="auto"/>
            <w:noWrap/>
            <w:vAlign w:val="center"/>
            <w:hideMark/>
            <w:tcPrChange w:id="40" w:author="Ahmed Lugelo" w:date="2022-03-12T21:00:00Z">
              <w:tcPr>
                <w:tcW w:w="1560" w:type="dxa"/>
                <w:tcBorders>
                  <w:top w:val="single" w:sz="4" w:space="0" w:color="auto"/>
                </w:tcBorders>
                <w:shd w:val="clear" w:color="auto" w:fill="auto"/>
                <w:noWrap/>
                <w:vAlign w:val="center"/>
                <w:hideMark/>
              </w:tcPr>
            </w:tcPrChange>
          </w:tcPr>
          <w:p w14:paraId="14559E02"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Masaba</w:t>
            </w:r>
            <w:proofErr w:type="spellEnd"/>
          </w:p>
        </w:tc>
        <w:tc>
          <w:tcPr>
            <w:tcW w:w="3144" w:type="dxa"/>
            <w:tcBorders>
              <w:top w:val="single" w:sz="4" w:space="0" w:color="auto"/>
            </w:tcBorders>
            <w:shd w:val="clear" w:color="auto" w:fill="auto"/>
            <w:noWrap/>
            <w:vAlign w:val="center"/>
            <w:hideMark/>
            <w:tcPrChange w:id="41" w:author="Ahmed Lugelo" w:date="2022-03-12T21:00:00Z">
              <w:tcPr>
                <w:tcW w:w="1989" w:type="dxa"/>
                <w:tcBorders>
                  <w:top w:val="single" w:sz="4" w:space="0" w:color="auto"/>
                </w:tcBorders>
                <w:shd w:val="clear" w:color="auto" w:fill="auto"/>
                <w:noWrap/>
                <w:vAlign w:val="center"/>
                <w:hideMark/>
              </w:tcPr>
            </w:tcPrChange>
          </w:tcPr>
          <w:p w14:paraId="339B6BAC" w14:textId="4B33DB09" w:rsidR="00441C3F" w:rsidRPr="007475B6" w:rsidRDefault="00696F3C" w:rsidP="007475B6">
            <w:pPr>
              <w:autoSpaceDE w:val="0"/>
              <w:autoSpaceDN w:val="0"/>
              <w:adjustRightInd w:val="0"/>
              <w:snapToGrid w:val="0"/>
              <w:spacing w:line="240" w:lineRule="auto"/>
              <w:jc w:val="center"/>
              <w:rPr>
                <w:noProof w:val="0"/>
                <w:sz w:val="16"/>
                <w:lang w:bidi="en-US"/>
              </w:rPr>
            </w:pPr>
            <w:ins w:id="42" w:author="Ahmed Lugelo" w:date="2022-03-13T23:46:00Z">
              <w:r>
                <w:rPr>
                  <w:noProof w:val="0"/>
                  <w:sz w:val="16"/>
                  <w:lang w:bidi="en-US"/>
                </w:rPr>
                <w:t>CPV</w:t>
              </w:r>
            </w:ins>
            <w:del w:id="43" w:author="Ahmed Lugelo" w:date="2022-03-13T23:46:00Z">
              <w:r w:rsidR="00441C3F" w:rsidRPr="007475B6" w:rsidDel="00696F3C">
                <w:rPr>
                  <w:noProof w:val="0"/>
                  <w:sz w:val="16"/>
                  <w:lang w:bidi="en-US"/>
                </w:rPr>
                <w:delText>Pulse</w:delText>
              </w:r>
            </w:del>
          </w:p>
        </w:tc>
        <w:tc>
          <w:tcPr>
            <w:tcW w:w="831" w:type="dxa"/>
            <w:tcBorders>
              <w:top w:val="single" w:sz="4" w:space="0" w:color="auto"/>
            </w:tcBorders>
            <w:shd w:val="clear" w:color="auto" w:fill="auto"/>
            <w:noWrap/>
            <w:vAlign w:val="center"/>
            <w:hideMark/>
            <w:tcPrChange w:id="44" w:author="Ahmed Lugelo" w:date="2022-03-12T21:00:00Z">
              <w:tcPr>
                <w:tcW w:w="526" w:type="dxa"/>
                <w:tcBorders>
                  <w:top w:val="single" w:sz="4" w:space="0" w:color="auto"/>
                </w:tcBorders>
                <w:shd w:val="clear" w:color="auto" w:fill="auto"/>
                <w:noWrap/>
                <w:vAlign w:val="center"/>
                <w:hideMark/>
              </w:tcPr>
            </w:tcPrChange>
          </w:tcPr>
          <w:p w14:paraId="6C7E811F"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524</w:t>
            </w:r>
          </w:p>
        </w:tc>
      </w:tr>
      <w:tr w:rsidR="00441C3F" w:rsidRPr="007475B6" w14:paraId="31F47508" w14:textId="77777777" w:rsidTr="00441C3F">
        <w:trPr>
          <w:jc w:val="center"/>
          <w:trPrChange w:id="45" w:author="Ahmed Lugelo" w:date="2022-03-12T21:00:00Z">
            <w:trPr>
              <w:jc w:val="center"/>
            </w:trPr>
          </w:trPrChange>
        </w:trPr>
        <w:tc>
          <w:tcPr>
            <w:tcW w:w="889" w:type="dxa"/>
            <w:shd w:val="clear" w:color="auto" w:fill="auto"/>
            <w:noWrap/>
            <w:vAlign w:val="center"/>
            <w:hideMark/>
            <w:tcPrChange w:id="46" w:author="Ahmed Lugelo" w:date="2022-03-12T21:00:00Z">
              <w:tcPr>
                <w:tcW w:w="562" w:type="dxa"/>
                <w:shd w:val="clear" w:color="auto" w:fill="auto"/>
                <w:noWrap/>
                <w:vAlign w:val="center"/>
                <w:hideMark/>
              </w:tcPr>
            </w:tcPrChange>
          </w:tcPr>
          <w:p w14:paraId="6CB4D4D4"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2</w:t>
            </w:r>
          </w:p>
        </w:tc>
        <w:tc>
          <w:tcPr>
            <w:tcW w:w="1792" w:type="dxa"/>
            <w:shd w:val="clear" w:color="auto" w:fill="auto"/>
            <w:noWrap/>
            <w:vAlign w:val="center"/>
            <w:hideMark/>
            <w:tcPrChange w:id="47" w:author="Ahmed Lugelo" w:date="2022-03-12T21:00:00Z">
              <w:tcPr>
                <w:tcW w:w="1134" w:type="dxa"/>
                <w:shd w:val="clear" w:color="auto" w:fill="auto"/>
                <w:noWrap/>
                <w:vAlign w:val="center"/>
                <w:hideMark/>
              </w:tcPr>
            </w:tcPrChange>
          </w:tcPr>
          <w:p w14:paraId="7055AB18"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Butiama</w:t>
            </w:r>
            <w:proofErr w:type="spellEnd"/>
          </w:p>
        </w:tc>
        <w:tc>
          <w:tcPr>
            <w:tcW w:w="2466" w:type="dxa"/>
            <w:shd w:val="clear" w:color="auto" w:fill="auto"/>
            <w:noWrap/>
            <w:vAlign w:val="center"/>
            <w:hideMark/>
            <w:tcPrChange w:id="48" w:author="Ahmed Lugelo" w:date="2022-03-12T21:00:00Z">
              <w:tcPr>
                <w:tcW w:w="1560" w:type="dxa"/>
                <w:shd w:val="clear" w:color="auto" w:fill="auto"/>
                <w:noWrap/>
                <w:vAlign w:val="center"/>
                <w:hideMark/>
              </w:tcPr>
            </w:tcPrChange>
          </w:tcPr>
          <w:p w14:paraId="2191AF15"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Buswahili</w:t>
            </w:r>
            <w:proofErr w:type="spellEnd"/>
          </w:p>
        </w:tc>
        <w:tc>
          <w:tcPr>
            <w:tcW w:w="3144" w:type="dxa"/>
            <w:shd w:val="clear" w:color="auto" w:fill="auto"/>
            <w:noWrap/>
            <w:vAlign w:val="center"/>
            <w:hideMark/>
            <w:tcPrChange w:id="49" w:author="Ahmed Lugelo" w:date="2022-03-12T21:00:00Z">
              <w:tcPr>
                <w:tcW w:w="1989" w:type="dxa"/>
                <w:shd w:val="clear" w:color="auto" w:fill="auto"/>
                <w:noWrap/>
                <w:vAlign w:val="center"/>
                <w:hideMark/>
              </w:tcPr>
            </w:tcPrChange>
          </w:tcPr>
          <w:p w14:paraId="6CF679BD" w14:textId="3E8F97EB" w:rsidR="00441C3F" w:rsidRPr="007475B6" w:rsidRDefault="00696F3C" w:rsidP="007475B6">
            <w:pPr>
              <w:autoSpaceDE w:val="0"/>
              <w:autoSpaceDN w:val="0"/>
              <w:adjustRightInd w:val="0"/>
              <w:snapToGrid w:val="0"/>
              <w:spacing w:line="240" w:lineRule="auto"/>
              <w:jc w:val="center"/>
              <w:rPr>
                <w:noProof w:val="0"/>
                <w:sz w:val="16"/>
                <w:lang w:bidi="en-US"/>
              </w:rPr>
            </w:pPr>
            <w:ins w:id="50" w:author="Ahmed Lugelo" w:date="2022-03-13T23:46:00Z">
              <w:r>
                <w:rPr>
                  <w:noProof w:val="0"/>
                  <w:sz w:val="16"/>
                  <w:lang w:bidi="en-US"/>
                </w:rPr>
                <w:t>VLC</w:t>
              </w:r>
            </w:ins>
            <w:del w:id="51" w:author="Ahmed Lugelo" w:date="2022-03-13T23:46:00Z">
              <w:r w:rsidR="00441C3F" w:rsidRPr="007475B6" w:rsidDel="00696F3C">
                <w:rPr>
                  <w:noProof w:val="0"/>
                  <w:sz w:val="16"/>
                  <w:lang w:bidi="en-US"/>
                </w:rPr>
                <w:delText>Village-level</w:delText>
              </w:r>
            </w:del>
          </w:p>
        </w:tc>
        <w:tc>
          <w:tcPr>
            <w:tcW w:w="831" w:type="dxa"/>
            <w:shd w:val="clear" w:color="auto" w:fill="auto"/>
            <w:noWrap/>
            <w:vAlign w:val="center"/>
            <w:hideMark/>
            <w:tcPrChange w:id="52" w:author="Ahmed Lugelo" w:date="2022-03-12T21:00:00Z">
              <w:tcPr>
                <w:tcW w:w="526" w:type="dxa"/>
                <w:shd w:val="clear" w:color="auto" w:fill="auto"/>
                <w:noWrap/>
                <w:vAlign w:val="center"/>
                <w:hideMark/>
              </w:tcPr>
            </w:tcPrChange>
          </w:tcPr>
          <w:p w14:paraId="46A941F1"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2198</w:t>
            </w:r>
          </w:p>
        </w:tc>
      </w:tr>
      <w:tr w:rsidR="00441C3F" w:rsidRPr="007475B6" w14:paraId="104D8677" w14:textId="77777777" w:rsidTr="00441C3F">
        <w:trPr>
          <w:jc w:val="center"/>
          <w:trPrChange w:id="53" w:author="Ahmed Lugelo" w:date="2022-03-12T21:00:00Z">
            <w:trPr>
              <w:jc w:val="center"/>
            </w:trPr>
          </w:trPrChange>
        </w:trPr>
        <w:tc>
          <w:tcPr>
            <w:tcW w:w="889" w:type="dxa"/>
            <w:shd w:val="clear" w:color="auto" w:fill="auto"/>
            <w:noWrap/>
            <w:vAlign w:val="center"/>
            <w:hideMark/>
            <w:tcPrChange w:id="54" w:author="Ahmed Lugelo" w:date="2022-03-12T21:00:00Z">
              <w:tcPr>
                <w:tcW w:w="562" w:type="dxa"/>
                <w:shd w:val="clear" w:color="auto" w:fill="auto"/>
                <w:noWrap/>
                <w:vAlign w:val="center"/>
                <w:hideMark/>
              </w:tcPr>
            </w:tcPrChange>
          </w:tcPr>
          <w:p w14:paraId="0A3A8AE7"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3</w:t>
            </w:r>
          </w:p>
        </w:tc>
        <w:tc>
          <w:tcPr>
            <w:tcW w:w="1792" w:type="dxa"/>
            <w:shd w:val="clear" w:color="auto" w:fill="auto"/>
            <w:noWrap/>
            <w:vAlign w:val="center"/>
            <w:hideMark/>
            <w:tcPrChange w:id="55" w:author="Ahmed Lugelo" w:date="2022-03-12T21:00:00Z">
              <w:tcPr>
                <w:tcW w:w="1134" w:type="dxa"/>
                <w:shd w:val="clear" w:color="auto" w:fill="auto"/>
                <w:noWrap/>
                <w:vAlign w:val="center"/>
                <w:hideMark/>
              </w:tcPr>
            </w:tcPrChange>
          </w:tcPr>
          <w:p w14:paraId="02EF6EFA"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Butiama</w:t>
            </w:r>
            <w:proofErr w:type="spellEnd"/>
          </w:p>
        </w:tc>
        <w:tc>
          <w:tcPr>
            <w:tcW w:w="2466" w:type="dxa"/>
            <w:shd w:val="clear" w:color="auto" w:fill="auto"/>
            <w:noWrap/>
            <w:vAlign w:val="center"/>
            <w:hideMark/>
            <w:tcPrChange w:id="56" w:author="Ahmed Lugelo" w:date="2022-03-12T21:00:00Z">
              <w:tcPr>
                <w:tcW w:w="1560" w:type="dxa"/>
                <w:shd w:val="clear" w:color="auto" w:fill="auto"/>
                <w:noWrap/>
                <w:vAlign w:val="center"/>
                <w:hideMark/>
              </w:tcPr>
            </w:tcPrChange>
          </w:tcPr>
          <w:p w14:paraId="368122FF"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Sirorisimba</w:t>
            </w:r>
            <w:proofErr w:type="spellEnd"/>
          </w:p>
        </w:tc>
        <w:tc>
          <w:tcPr>
            <w:tcW w:w="3144" w:type="dxa"/>
            <w:shd w:val="clear" w:color="auto" w:fill="auto"/>
            <w:noWrap/>
            <w:vAlign w:val="center"/>
            <w:hideMark/>
            <w:tcPrChange w:id="57" w:author="Ahmed Lugelo" w:date="2022-03-12T21:00:00Z">
              <w:tcPr>
                <w:tcW w:w="1989" w:type="dxa"/>
                <w:shd w:val="clear" w:color="auto" w:fill="auto"/>
                <w:noWrap/>
                <w:vAlign w:val="center"/>
                <w:hideMark/>
              </w:tcPr>
            </w:tcPrChange>
          </w:tcPr>
          <w:p w14:paraId="132850A2" w14:textId="3D7E4364" w:rsidR="00441C3F" w:rsidRPr="007475B6" w:rsidRDefault="00696F3C" w:rsidP="007475B6">
            <w:pPr>
              <w:autoSpaceDE w:val="0"/>
              <w:autoSpaceDN w:val="0"/>
              <w:adjustRightInd w:val="0"/>
              <w:snapToGrid w:val="0"/>
              <w:spacing w:line="240" w:lineRule="auto"/>
              <w:jc w:val="center"/>
              <w:rPr>
                <w:noProof w:val="0"/>
                <w:sz w:val="16"/>
                <w:lang w:bidi="en-US"/>
              </w:rPr>
            </w:pPr>
            <w:ins w:id="58" w:author="Ahmed Lugelo" w:date="2022-03-13T23:47:00Z">
              <w:r>
                <w:rPr>
                  <w:noProof w:val="0"/>
                  <w:sz w:val="16"/>
                  <w:lang w:bidi="en-US"/>
                </w:rPr>
                <w:t>SVLC</w:t>
              </w:r>
            </w:ins>
            <w:del w:id="59" w:author="Ahmed Lugelo" w:date="2022-03-13T23:47:00Z">
              <w:r w:rsidR="00441C3F" w:rsidRPr="007475B6" w:rsidDel="00696F3C">
                <w:rPr>
                  <w:noProof w:val="0"/>
                  <w:sz w:val="16"/>
                  <w:lang w:bidi="en-US"/>
                </w:rPr>
                <w:delText>Sub-village-level</w:delText>
              </w:r>
            </w:del>
          </w:p>
        </w:tc>
        <w:tc>
          <w:tcPr>
            <w:tcW w:w="831" w:type="dxa"/>
            <w:shd w:val="clear" w:color="auto" w:fill="auto"/>
            <w:noWrap/>
            <w:vAlign w:val="center"/>
            <w:hideMark/>
            <w:tcPrChange w:id="60" w:author="Ahmed Lugelo" w:date="2022-03-12T21:00:00Z">
              <w:tcPr>
                <w:tcW w:w="526" w:type="dxa"/>
                <w:shd w:val="clear" w:color="auto" w:fill="auto"/>
                <w:noWrap/>
                <w:vAlign w:val="center"/>
                <w:hideMark/>
              </w:tcPr>
            </w:tcPrChange>
          </w:tcPr>
          <w:p w14:paraId="0CA9FF9E"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2403</w:t>
            </w:r>
          </w:p>
        </w:tc>
      </w:tr>
      <w:tr w:rsidR="00441C3F" w:rsidRPr="007475B6" w14:paraId="64B68473" w14:textId="77777777" w:rsidTr="00441C3F">
        <w:trPr>
          <w:jc w:val="center"/>
          <w:trPrChange w:id="61" w:author="Ahmed Lugelo" w:date="2022-03-12T21:00:00Z">
            <w:trPr>
              <w:jc w:val="center"/>
            </w:trPr>
          </w:trPrChange>
        </w:trPr>
        <w:tc>
          <w:tcPr>
            <w:tcW w:w="889" w:type="dxa"/>
            <w:shd w:val="clear" w:color="auto" w:fill="auto"/>
            <w:noWrap/>
            <w:vAlign w:val="center"/>
            <w:hideMark/>
            <w:tcPrChange w:id="62" w:author="Ahmed Lugelo" w:date="2022-03-12T21:00:00Z">
              <w:tcPr>
                <w:tcW w:w="562" w:type="dxa"/>
                <w:shd w:val="clear" w:color="auto" w:fill="auto"/>
                <w:noWrap/>
                <w:vAlign w:val="center"/>
                <w:hideMark/>
              </w:tcPr>
            </w:tcPrChange>
          </w:tcPr>
          <w:p w14:paraId="092C4266"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4</w:t>
            </w:r>
          </w:p>
        </w:tc>
        <w:tc>
          <w:tcPr>
            <w:tcW w:w="1792" w:type="dxa"/>
            <w:shd w:val="clear" w:color="auto" w:fill="auto"/>
            <w:noWrap/>
            <w:vAlign w:val="center"/>
            <w:hideMark/>
            <w:tcPrChange w:id="63" w:author="Ahmed Lugelo" w:date="2022-03-12T21:00:00Z">
              <w:tcPr>
                <w:tcW w:w="1134" w:type="dxa"/>
                <w:shd w:val="clear" w:color="auto" w:fill="auto"/>
                <w:noWrap/>
                <w:vAlign w:val="center"/>
                <w:hideMark/>
              </w:tcPr>
            </w:tcPrChange>
          </w:tcPr>
          <w:p w14:paraId="01FBFB41"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Butiama</w:t>
            </w:r>
            <w:proofErr w:type="spellEnd"/>
          </w:p>
        </w:tc>
        <w:tc>
          <w:tcPr>
            <w:tcW w:w="2466" w:type="dxa"/>
            <w:shd w:val="clear" w:color="auto" w:fill="auto"/>
            <w:noWrap/>
            <w:vAlign w:val="center"/>
            <w:hideMark/>
            <w:tcPrChange w:id="64" w:author="Ahmed Lugelo" w:date="2022-03-12T21:00:00Z">
              <w:tcPr>
                <w:tcW w:w="1560" w:type="dxa"/>
                <w:shd w:val="clear" w:color="auto" w:fill="auto"/>
                <w:noWrap/>
                <w:vAlign w:val="center"/>
                <w:hideMark/>
              </w:tcPr>
            </w:tcPrChange>
          </w:tcPr>
          <w:p w14:paraId="3AE2A8EE"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Nyamimange</w:t>
            </w:r>
            <w:proofErr w:type="spellEnd"/>
          </w:p>
        </w:tc>
        <w:tc>
          <w:tcPr>
            <w:tcW w:w="3144" w:type="dxa"/>
            <w:shd w:val="clear" w:color="auto" w:fill="auto"/>
            <w:noWrap/>
            <w:vAlign w:val="center"/>
            <w:hideMark/>
            <w:tcPrChange w:id="65" w:author="Ahmed Lugelo" w:date="2022-03-12T21:00:00Z">
              <w:tcPr>
                <w:tcW w:w="1989" w:type="dxa"/>
                <w:shd w:val="clear" w:color="auto" w:fill="auto"/>
                <w:noWrap/>
                <w:vAlign w:val="center"/>
                <w:hideMark/>
              </w:tcPr>
            </w:tcPrChange>
          </w:tcPr>
          <w:p w14:paraId="247794C5" w14:textId="1539D85E" w:rsidR="00441C3F" w:rsidRPr="007475B6" w:rsidRDefault="00696F3C" w:rsidP="007475B6">
            <w:pPr>
              <w:autoSpaceDE w:val="0"/>
              <w:autoSpaceDN w:val="0"/>
              <w:adjustRightInd w:val="0"/>
              <w:snapToGrid w:val="0"/>
              <w:spacing w:line="240" w:lineRule="auto"/>
              <w:jc w:val="center"/>
              <w:rPr>
                <w:noProof w:val="0"/>
                <w:sz w:val="16"/>
                <w:lang w:bidi="en-US"/>
              </w:rPr>
            </w:pPr>
            <w:ins w:id="66" w:author="Ahmed Lugelo" w:date="2022-03-13T23:47:00Z">
              <w:r>
                <w:rPr>
                  <w:noProof w:val="0"/>
                  <w:sz w:val="16"/>
                  <w:lang w:bidi="en-US"/>
                </w:rPr>
                <w:t>DC</w:t>
              </w:r>
            </w:ins>
            <w:del w:id="67" w:author="Ahmed Lugelo" w:date="2022-03-13T23:47:00Z">
              <w:r w:rsidR="00441C3F" w:rsidRPr="007475B6" w:rsidDel="00696F3C">
                <w:rPr>
                  <w:noProof w:val="0"/>
                  <w:sz w:val="16"/>
                  <w:lang w:bidi="en-US"/>
                </w:rPr>
                <w:delText>Discretionary</w:delText>
              </w:r>
            </w:del>
          </w:p>
        </w:tc>
        <w:tc>
          <w:tcPr>
            <w:tcW w:w="831" w:type="dxa"/>
            <w:shd w:val="clear" w:color="auto" w:fill="auto"/>
            <w:noWrap/>
            <w:vAlign w:val="center"/>
            <w:hideMark/>
            <w:tcPrChange w:id="68" w:author="Ahmed Lugelo" w:date="2022-03-12T21:00:00Z">
              <w:tcPr>
                <w:tcW w:w="526" w:type="dxa"/>
                <w:shd w:val="clear" w:color="auto" w:fill="auto"/>
                <w:noWrap/>
                <w:vAlign w:val="center"/>
                <w:hideMark/>
              </w:tcPr>
            </w:tcPrChange>
          </w:tcPr>
          <w:p w14:paraId="1A932009"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1594</w:t>
            </w:r>
          </w:p>
        </w:tc>
      </w:tr>
      <w:tr w:rsidR="00441C3F" w:rsidRPr="007475B6" w14:paraId="72D44CEE" w14:textId="77777777" w:rsidTr="00441C3F">
        <w:trPr>
          <w:jc w:val="center"/>
          <w:trPrChange w:id="69" w:author="Ahmed Lugelo" w:date="2022-03-12T21:00:00Z">
            <w:trPr>
              <w:jc w:val="center"/>
            </w:trPr>
          </w:trPrChange>
        </w:trPr>
        <w:tc>
          <w:tcPr>
            <w:tcW w:w="889" w:type="dxa"/>
            <w:shd w:val="clear" w:color="auto" w:fill="auto"/>
            <w:noWrap/>
            <w:vAlign w:val="center"/>
            <w:hideMark/>
            <w:tcPrChange w:id="70" w:author="Ahmed Lugelo" w:date="2022-03-12T21:00:00Z">
              <w:tcPr>
                <w:tcW w:w="562" w:type="dxa"/>
                <w:shd w:val="clear" w:color="auto" w:fill="auto"/>
                <w:noWrap/>
                <w:vAlign w:val="center"/>
                <w:hideMark/>
              </w:tcPr>
            </w:tcPrChange>
          </w:tcPr>
          <w:p w14:paraId="49041382"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lastRenderedPageBreak/>
              <w:t>5</w:t>
            </w:r>
          </w:p>
        </w:tc>
        <w:tc>
          <w:tcPr>
            <w:tcW w:w="1792" w:type="dxa"/>
            <w:shd w:val="clear" w:color="auto" w:fill="auto"/>
            <w:noWrap/>
            <w:vAlign w:val="center"/>
            <w:hideMark/>
            <w:tcPrChange w:id="71" w:author="Ahmed Lugelo" w:date="2022-03-12T21:00:00Z">
              <w:tcPr>
                <w:tcW w:w="1134" w:type="dxa"/>
                <w:shd w:val="clear" w:color="auto" w:fill="auto"/>
                <w:noWrap/>
                <w:vAlign w:val="center"/>
                <w:hideMark/>
              </w:tcPr>
            </w:tcPrChange>
          </w:tcPr>
          <w:p w14:paraId="3C6D3300"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Rorya</w:t>
            </w:r>
            <w:proofErr w:type="spellEnd"/>
          </w:p>
        </w:tc>
        <w:tc>
          <w:tcPr>
            <w:tcW w:w="2466" w:type="dxa"/>
            <w:shd w:val="clear" w:color="auto" w:fill="auto"/>
            <w:noWrap/>
            <w:vAlign w:val="center"/>
            <w:hideMark/>
            <w:tcPrChange w:id="72" w:author="Ahmed Lugelo" w:date="2022-03-12T21:00:00Z">
              <w:tcPr>
                <w:tcW w:w="1560" w:type="dxa"/>
                <w:shd w:val="clear" w:color="auto" w:fill="auto"/>
                <w:noWrap/>
                <w:vAlign w:val="center"/>
                <w:hideMark/>
              </w:tcPr>
            </w:tcPrChange>
          </w:tcPr>
          <w:p w14:paraId="444A597F"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Komuge</w:t>
            </w:r>
            <w:proofErr w:type="spellEnd"/>
          </w:p>
        </w:tc>
        <w:tc>
          <w:tcPr>
            <w:tcW w:w="3144" w:type="dxa"/>
            <w:shd w:val="clear" w:color="auto" w:fill="auto"/>
            <w:noWrap/>
            <w:vAlign w:val="center"/>
            <w:hideMark/>
            <w:tcPrChange w:id="73" w:author="Ahmed Lugelo" w:date="2022-03-12T21:00:00Z">
              <w:tcPr>
                <w:tcW w:w="1989" w:type="dxa"/>
                <w:shd w:val="clear" w:color="auto" w:fill="auto"/>
                <w:noWrap/>
                <w:vAlign w:val="center"/>
                <w:hideMark/>
              </w:tcPr>
            </w:tcPrChange>
          </w:tcPr>
          <w:p w14:paraId="73583673" w14:textId="21C21169" w:rsidR="00441C3F" w:rsidRPr="007475B6" w:rsidRDefault="00696F3C" w:rsidP="007475B6">
            <w:pPr>
              <w:autoSpaceDE w:val="0"/>
              <w:autoSpaceDN w:val="0"/>
              <w:adjustRightInd w:val="0"/>
              <w:snapToGrid w:val="0"/>
              <w:spacing w:line="240" w:lineRule="auto"/>
              <w:jc w:val="center"/>
              <w:rPr>
                <w:noProof w:val="0"/>
                <w:sz w:val="16"/>
                <w:lang w:bidi="en-US"/>
              </w:rPr>
            </w:pPr>
            <w:ins w:id="74" w:author="Ahmed Lugelo" w:date="2022-03-13T23:47:00Z">
              <w:r>
                <w:rPr>
                  <w:noProof w:val="0"/>
                  <w:sz w:val="16"/>
                  <w:lang w:bidi="en-US"/>
                </w:rPr>
                <w:t>CPV</w:t>
              </w:r>
            </w:ins>
            <w:del w:id="75" w:author="Ahmed Lugelo" w:date="2022-03-13T23:47:00Z">
              <w:r w:rsidR="00441C3F" w:rsidRPr="007475B6" w:rsidDel="00696F3C">
                <w:rPr>
                  <w:noProof w:val="0"/>
                  <w:sz w:val="16"/>
                  <w:lang w:bidi="en-US"/>
                </w:rPr>
                <w:delText>Pulse</w:delText>
              </w:r>
            </w:del>
          </w:p>
        </w:tc>
        <w:tc>
          <w:tcPr>
            <w:tcW w:w="831" w:type="dxa"/>
            <w:shd w:val="clear" w:color="auto" w:fill="auto"/>
            <w:noWrap/>
            <w:vAlign w:val="center"/>
            <w:hideMark/>
            <w:tcPrChange w:id="76" w:author="Ahmed Lugelo" w:date="2022-03-12T21:00:00Z">
              <w:tcPr>
                <w:tcW w:w="526" w:type="dxa"/>
                <w:shd w:val="clear" w:color="auto" w:fill="auto"/>
                <w:noWrap/>
                <w:vAlign w:val="center"/>
                <w:hideMark/>
              </w:tcPr>
            </w:tcPrChange>
          </w:tcPr>
          <w:p w14:paraId="1A2DC766"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1326</w:t>
            </w:r>
          </w:p>
        </w:tc>
      </w:tr>
      <w:tr w:rsidR="00441C3F" w:rsidRPr="007475B6" w14:paraId="10CCDF0A" w14:textId="77777777" w:rsidTr="00441C3F">
        <w:trPr>
          <w:jc w:val="center"/>
          <w:trPrChange w:id="77" w:author="Ahmed Lugelo" w:date="2022-03-12T21:00:00Z">
            <w:trPr>
              <w:jc w:val="center"/>
            </w:trPr>
          </w:trPrChange>
        </w:trPr>
        <w:tc>
          <w:tcPr>
            <w:tcW w:w="889" w:type="dxa"/>
            <w:shd w:val="clear" w:color="auto" w:fill="auto"/>
            <w:noWrap/>
            <w:vAlign w:val="center"/>
            <w:hideMark/>
            <w:tcPrChange w:id="78" w:author="Ahmed Lugelo" w:date="2022-03-12T21:00:00Z">
              <w:tcPr>
                <w:tcW w:w="562" w:type="dxa"/>
                <w:shd w:val="clear" w:color="auto" w:fill="auto"/>
                <w:noWrap/>
                <w:vAlign w:val="center"/>
                <w:hideMark/>
              </w:tcPr>
            </w:tcPrChange>
          </w:tcPr>
          <w:p w14:paraId="55984D1B"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6</w:t>
            </w:r>
          </w:p>
        </w:tc>
        <w:tc>
          <w:tcPr>
            <w:tcW w:w="1792" w:type="dxa"/>
            <w:shd w:val="clear" w:color="auto" w:fill="auto"/>
            <w:noWrap/>
            <w:vAlign w:val="center"/>
            <w:hideMark/>
            <w:tcPrChange w:id="79" w:author="Ahmed Lugelo" w:date="2022-03-12T21:00:00Z">
              <w:tcPr>
                <w:tcW w:w="1134" w:type="dxa"/>
                <w:shd w:val="clear" w:color="auto" w:fill="auto"/>
                <w:noWrap/>
                <w:vAlign w:val="center"/>
                <w:hideMark/>
              </w:tcPr>
            </w:tcPrChange>
          </w:tcPr>
          <w:p w14:paraId="4ED2EE62"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Rorya</w:t>
            </w:r>
            <w:proofErr w:type="spellEnd"/>
          </w:p>
        </w:tc>
        <w:tc>
          <w:tcPr>
            <w:tcW w:w="2466" w:type="dxa"/>
            <w:shd w:val="clear" w:color="auto" w:fill="auto"/>
            <w:noWrap/>
            <w:vAlign w:val="center"/>
            <w:hideMark/>
            <w:tcPrChange w:id="80" w:author="Ahmed Lugelo" w:date="2022-03-12T21:00:00Z">
              <w:tcPr>
                <w:tcW w:w="1560" w:type="dxa"/>
                <w:shd w:val="clear" w:color="auto" w:fill="auto"/>
                <w:noWrap/>
                <w:vAlign w:val="center"/>
                <w:hideMark/>
              </w:tcPr>
            </w:tcPrChange>
          </w:tcPr>
          <w:p w14:paraId="0D0FFCD2"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Tai</w:t>
            </w:r>
          </w:p>
        </w:tc>
        <w:tc>
          <w:tcPr>
            <w:tcW w:w="3144" w:type="dxa"/>
            <w:shd w:val="clear" w:color="auto" w:fill="auto"/>
            <w:noWrap/>
            <w:vAlign w:val="center"/>
            <w:hideMark/>
            <w:tcPrChange w:id="81" w:author="Ahmed Lugelo" w:date="2022-03-12T21:00:00Z">
              <w:tcPr>
                <w:tcW w:w="1989" w:type="dxa"/>
                <w:shd w:val="clear" w:color="auto" w:fill="auto"/>
                <w:noWrap/>
                <w:vAlign w:val="center"/>
                <w:hideMark/>
              </w:tcPr>
            </w:tcPrChange>
          </w:tcPr>
          <w:p w14:paraId="3962C840" w14:textId="573F48B4" w:rsidR="00441C3F" w:rsidRPr="007475B6" w:rsidRDefault="00696F3C" w:rsidP="007475B6">
            <w:pPr>
              <w:autoSpaceDE w:val="0"/>
              <w:autoSpaceDN w:val="0"/>
              <w:adjustRightInd w:val="0"/>
              <w:snapToGrid w:val="0"/>
              <w:spacing w:line="240" w:lineRule="auto"/>
              <w:jc w:val="center"/>
              <w:rPr>
                <w:noProof w:val="0"/>
                <w:sz w:val="16"/>
                <w:lang w:bidi="en-US"/>
              </w:rPr>
            </w:pPr>
            <w:ins w:id="82" w:author="Ahmed Lugelo" w:date="2022-03-13T23:47:00Z">
              <w:r>
                <w:rPr>
                  <w:noProof w:val="0"/>
                  <w:sz w:val="16"/>
                  <w:lang w:bidi="en-US"/>
                </w:rPr>
                <w:t>VLC</w:t>
              </w:r>
            </w:ins>
            <w:del w:id="83" w:author="Ahmed Lugelo" w:date="2022-03-13T23:47:00Z">
              <w:r w:rsidR="00441C3F" w:rsidRPr="007475B6" w:rsidDel="00696F3C">
                <w:rPr>
                  <w:noProof w:val="0"/>
                  <w:sz w:val="16"/>
                  <w:lang w:bidi="en-US"/>
                </w:rPr>
                <w:delText>Village-level</w:delText>
              </w:r>
            </w:del>
          </w:p>
        </w:tc>
        <w:tc>
          <w:tcPr>
            <w:tcW w:w="831" w:type="dxa"/>
            <w:shd w:val="clear" w:color="auto" w:fill="auto"/>
            <w:noWrap/>
            <w:vAlign w:val="center"/>
            <w:hideMark/>
            <w:tcPrChange w:id="84" w:author="Ahmed Lugelo" w:date="2022-03-12T21:00:00Z">
              <w:tcPr>
                <w:tcW w:w="526" w:type="dxa"/>
                <w:shd w:val="clear" w:color="auto" w:fill="auto"/>
                <w:noWrap/>
                <w:vAlign w:val="center"/>
                <w:hideMark/>
              </w:tcPr>
            </w:tcPrChange>
          </w:tcPr>
          <w:p w14:paraId="1DA90F6D"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1418</w:t>
            </w:r>
          </w:p>
        </w:tc>
      </w:tr>
      <w:tr w:rsidR="00441C3F" w:rsidRPr="007475B6" w14:paraId="03103395" w14:textId="77777777" w:rsidTr="00441C3F">
        <w:trPr>
          <w:jc w:val="center"/>
          <w:trPrChange w:id="85" w:author="Ahmed Lugelo" w:date="2022-03-12T21:00:00Z">
            <w:trPr>
              <w:jc w:val="center"/>
            </w:trPr>
          </w:trPrChange>
        </w:trPr>
        <w:tc>
          <w:tcPr>
            <w:tcW w:w="889" w:type="dxa"/>
            <w:shd w:val="clear" w:color="auto" w:fill="auto"/>
            <w:noWrap/>
            <w:vAlign w:val="center"/>
            <w:hideMark/>
            <w:tcPrChange w:id="86" w:author="Ahmed Lugelo" w:date="2022-03-12T21:00:00Z">
              <w:tcPr>
                <w:tcW w:w="562" w:type="dxa"/>
                <w:shd w:val="clear" w:color="auto" w:fill="auto"/>
                <w:noWrap/>
                <w:vAlign w:val="center"/>
                <w:hideMark/>
              </w:tcPr>
            </w:tcPrChange>
          </w:tcPr>
          <w:p w14:paraId="1E9546E5"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7</w:t>
            </w:r>
          </w:p>
        </w:tc>
        <w:tc>
          <w:tcPr>
            <w:tcW w:w="1792" w:type="dxa"/>
            <w:shd w:val="clear" w:color="auto" w:fill="auto"/>
            <w:noWrap/>
            <w:vAlign w:val="center"/>
            <w:hideMark/>
            <w:tcPrChange w:id="87" w:author="Ahmed Lugelo" w:date="2022-03-12T21:00:00Z">
              <w:tcPr>
                <w:tcW w:w="1134" w:type="dxa"/>
                <w:shd w:val="clear" w:color="auto" w:fill="auto"/>
                <w:noWrap/>
                <w:vAlign w:val="center"/>
                <w:hideMark/>
              </w:tcPr>
            </w:tcPrChange>
          </w:tcPr>
          <w:p w14:paraId="5FCD84E0"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Rorya</w:t>
            </w:r>
            <w:proofErr w:type="spellEnd"/>
          </w:p>
        </w:tc>
        <w:tc>
          <w:tcPr>
            <w:tcW w:w="2466" w:type="dxa"/>
            <w:shd w:val="clear" w:color="auto" w:fill="auto"/>
            <w:noWrap/>
            <w:vAlign w:val="center"/>
            <w:hideMark/>
            <w:tcPrChange w:id="88" w:author="Ahmed Lugelo" w:date="2022-03-12T21:00:00Z">
              <w:tcPr>
                <w:tcW w:w="1560" w:type="dxa"/>
                <w:shd w:val="clear" w:color="auto" w:fill="auto"/>
                <w:noWrap/>
                <w:vAlign w:val="center"/>
                <w:hideMark/>
              </w:tcPr>
            </w:tcPrChange>
          </w:tcPr>
          <w:p w14:paraId="6A6F5C5D"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Mkoma</w:t>
            </w:r>
            <w:proofErr w:type="spellEnd"/>
          </w:p>
        </w:tc>
        <w:tc>
          <w:tcPr>
            <w:tcW w:w="3144" w:type="dxa"/>
            <w:shd w:val="clear" w:color="auto" w:fill="auto"/>
            <w:noWrap/>
            <w:vAlign w:val="center"/>
            <w:hideMark/>
            <w:tcPrChange w:id="89" w:author="Ahmed Lugelo" w:date="2022-03-12T21:00:00Z">
              <w:tcPr>
                <w:tcW w:w="1989" w:type="dxa"/>
                <w:shd w:val="clear" w:color="auto" w:fill="auto"/>
                <w:noWrap/>
                <w:vAlign w:val="center"/>
                <w:hideMark/>
              </w:tcPr>
            </w:tcPrChange>
          </w:tcPr>
          <w:p w14:paraId="4D375791" w14:textId="377CA284" w:rsidR="00441C3F" w:rsidRPr="007475B6" w:rsidRDefault="00696F3C" w:rsidP="007475B6">
            <w:pPr>
              <w:autoSpaceDE w:val="0"/>
              <w:autoSpaceDN w:val="0"/>
              <w:adjustRightInd w:val="0"/>
              <w:snapToGrid w:val="0"/>
              <w:spacing w:line="240" w:lineRule="auto"/>
              <w:jc w:val="center"/>
              <w:rPr>
                <w:noProof w:val="0"/>
                <w:sz w:val="16"/>
                <w:lang w:bidi="en-US"/>
              </w:rPr>
            </w:pPr>
            <w:ins w:id="90" w:author="Ahmed Lugelo" w:date="2022-03-13T23:48:00Z">
              <w:r>
                <w:rPr>
                  <w:noProof w:val="0"/>
                  <w:sz w:val="16"/>
                  <w:lang w:bidi="en-US"/>
                </w:rPr>
                <w:t>SVLC</w:t>
              </w:r>
            </w:ins>
            <w:del w:id="91" w:author="Ahmed Lugelo" w:date="2022-03-13T23:48:00Z">
              <w:r w:rsidR="00441C3F" w:rsidRPr="007475B6" w:rsidDel="00696F3C">
                <w:rPr>
                  <w:noProof w:val="0"/>
                  <w:sz w:val="16"/>
                  <w:lang w:bidi="en-US"/>
                </w:rPr>
                <w:delText>Sub-village-level</w:delText>
              </w:r>
            </w:del>
          </w:p>
        </w:tc>
        <w:tc>
          <w:tcPr>
            <w:tcW w:w="831" w:type="dxa"/>
            <w:shd w:val="clear" w:color="auto" w:fill="auto"/>
            <w:noWrap/>
            <w:vAlign w:val="center"/>
            <w:hideMark/>
            <w:tcPrChange w:id="92" w:author="Ahmed Lugelo" w:date="2022-03-12T21:00:00Z">
              <w:tcPr>
                <w:tcW w:w="526" w:type="dxa"/>
                <w:shd w:val="clear" w:color="auto" w:fill="auto"/>
                <w:noWrap/>
                <w:vAlign w:val="center"/>
                <w:hideMark/>
              </w:tcPr>
            </w:tcPrChange>
          </w:tcPr>
          <w:p w14:paraId="5F273236"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1280</w:t>
            </w:r>
          </w:p>
        </w:tc>
      </w:tr>
      <w:tr w:rsidR="00441C3F" w:rsidRPr="007475B6" w14:paraId="7302C6AE" w14:textId="77777777" w:rsidTr="00441C3F">
        <w:trPr>
          <w:jc w:val="center"/>
          <w:trPrChange w:id="93" w:author="Ahmed Lugelo" w:date="2022-03-12T21:00:00Z">
            <w:trPr>
              <w:jc w:val="center"/>
            </w:trPr>
          </w:trPrChange>
        </w:trPr>
        <w:tc>
          <w:tcPr>
            <w:tcW w:w="889" w:type="dxa"/>
            <w:shd w:val="clear" w:color="auto" w:fill="auto"/>
            <w:noWrap/>
            <w:vAlign w:val="center"/>
            <w:hideMark/>
            <w:tcPrChange w:id="94" w:author="Ahmed Lugelo" w:date="2022-03-12T21:00:00Z">
              <w:tcPr>
                <w:tcW w:w="562" w:type="dxa"/>
                <w:shd w:val="clear" w:color="auto" w:fill="auto"/>
                <w:noWrap/>
                <w:vAlign w:val="center"/>
                <w:hideMark/>
              </w:tcPr>
            </w:tcPrChange>
          </w:tcPr>
          <w:p w14:paraId="1F97908E"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8</w:t>
            </w:r>
          </w:p>
        </w:tc>
        <w:tc>
          <w:tcPr>
            <w:tcW w:w="1792" w:type="dxa"/>
            <w:shd w:val="clear" w:color="auto" w:fill="auto"/>
            <w:noWrap/>
            <w:vAlign w:val="center"/>
            <w:hideMark/>
            <w:tcPrChange w:id="95" w:author="Ahmed Lugelo" w:date="2022-03-12T21:00:00Z">
              <w:tcPr>
                <w:tcW w:w="1134" w:type="dxa"/>
                <w:shd w:val="clear" w:color="auto" w:fill="auto"/>
                <w:noWrap/>
                <w:vAlign w:val="center"/>
                <w:hideMark/>
              </w:tcPr>
            </w:tcPrChange>
          </w:tcPr>
          <w:p w14:paraId="14915EA0"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Rorya</w:t>
            </w:r>
            <w:proofErr w:type="spellEnd"/>
          </w:p>
        </w:tc>
        <w:tc>
          <w:tcPr>
            <w:tcW w:w="2466" w:type="dxa"/>
            <w:shd w:val="clear" w:color="auto" w:fill="auto"/>
            <w:noWrap/>
            <w:vAlign w:val="center"/>
            <w:hideMark/>
            <w:tcPrChange w:id="96" w:author="Ahmed Lugelo" w:date="2022-03-12T21:00:00Z">
              <w:tcPr>
                <w:tcW w:w="1560" w:type="dxa"/>
                <w:shd w:val="clear" w:color="auto" w:fill="auto"/>
                <w:noWrap/>
                <w:vAlign w:val="center"/>
                <w:hideMark/>
              </w:tcPr>
            </w:tcPrChange>
          </w:tcPr>
          <w:p w14:paraId="27E7CBBC"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Bukura</w:t>
            </w:r>
            <w:proofErr w:type="spellEnd"/>
          </w:p>
        </w:tc>
        <w:tc>
          <w:tcPr>
            <w:tcW w:w="3144" w:type="dxa"/>
            <w:shd w:val="clear" w:color="auto" w:fill="auto"/>
            <w:noWrap/>
            <w:vAlign w:val="center"/>
            <w:hideMark/>
            <w:tcPrChange w:id="97" w:author="Ahmed Lugelo" w:date="2022-03-12T21:00:00Z">
              <w:tcPr>
                <w:tcW w:w="1989" w:type="dxa"/>
                <w:shd w:val="clear" w:color="auto" w:fill="auto"/>
                <w:noWrap/>
                <w:vAlign w:val="center"/>
                <w:hideMark/>
              </w:tcPr>
            </w:tcPrChange>
          </w:tcPr>
          <w:p w14:paraId="027FBA33" w14:textId="0CFDC0C2" w:rsidR="00441C3F" w:rsidRPr="007475B6" w:rsidRDefault="00696F3C" w:rsidP="007475B6">
            <w:pPr>
              <w:autoSpaceDE w:val="0"/>
              <w:autoSpaceDN w:val="0"/>
              <w:adjustRightInd w:val="0"/>
              <w:snapToGrid w:val="0"/>
              <w:spacing w:line="240" w:lineRule="auto"/>
              <w:jc w:val="center"/>
              <w:rPr>
                <w:noProof w:val="0"/>
                <w:sz w:val="16"/>
                <w:lang w:bidi="en-US"/>
              </w:rPr>
            </w:pPr>
            <w:ins w:id="98" w:author="Ahmed Lugelo" w:date="2022-03-13T23:48:00Z">
              <w:r>
                <w:rPr>
                  <w:noProof w:val="0"/>
                  <w:sz w:val="16"/>
                  <w:lang w:bidi="en-US"/>
                </w:rPr>
                <w:t>DC</w:t>
              </w:r>
            </w:ins>
            <w:del w:id="99" w:author="Ahmed Lugelo" w:date="2022-03-13T23:48:00Z">
              <w:r w:rsidR="00441C3F" w:rsidRPr="007475B6" w:rsidDel="00696F3C">
                <w:rPr>
                  <w:noProof w:val="0"/>
                  <w:sz w:val="16"/>
                  <w:lang w:bidi="en-US"/>
                </w:rPr>
                <w:delText>Discretionary</w:delText>
              </w:r>
            </w:del>
          </w:p>
        </w:tc>
        <w:tc>
          <w:tcPr>
            <w:tcW w:w="831" w:type="dxa"/>
            <w:shd w:val="clear" w:color="auto" w:fill="auto"/>
            <w:noWrap/>
            <w:vAlign w:val="center"/>
            <w:hideMark/>
            <w:tcPrChange w:id="100" w:author="Ahmed Lugelo" w:date="2022-03-12T21:00:00Z">
              <w:tcPr>
                <w:tcW w:w="526" w:type="dxa"/>
                <w:shd w:val="clear" w:color="auto" w:fill="auto"/>
                <w:noWrap/>
                <w:vAlign w:val="center"/>
                <w:hideMark/>
              </w:tcPr>
            </w:tcPrChange>
          </w:tcPr>
          <w:p w14:paraId="7916F444"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1606</w:t>
            </w:r>
          </w:p>
        </w:tc>
      </w:tr>
      <w:tr w:rsidR="00441C3F" w:rsidRPr="007475B6" w14:paraId="72FB3B5A" w14:textId="77777777" w:rsidTr="00441C3F">
        <w:trPr>
          <w:jc w:val="center"/>
          <w:trPrChange w:id="101" w:author="Ahmed Lugelo" w:date="2022-03-12T21:00:00Z">
            <w:trPr>
              <w:jc w:val="center"/>
            </w:trPr>
          </w:trPrChange>
        </w:trPr>
        <w:tc>
          <w:tcPr>
            <w:tcW w:w="889" w:type="dxa"/>
            <w:shd w:val="clear" w:color="auto" w:fill="auto"/>
            <w:noWrap/>
            <w:vAlign w:val="center"/>
            <w:hideMark/>
            <w:tcPrChange w:id="102" w:author="Ahmed Lugelo" w:date="2022-03-12T21:00:00Z">
              <w:tcPr>
                <w:tcW w:w="562" w:type="dxa"/>
                <w:shd w:val="clear" w:color="auto" w:fill="auto"/>
                <w:noWrap/>
                <w:vAlign w:val="center"/>
                <w:hideMark/>
              </w:tcPr>
            </w:tcPrChange>
          </w:tcPr>
          <w:p w14:paraId="4C8CF9B2"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9</w:t>
            </w:r>
          </w:p>
        </w:tc>
        <w:tc>
          <w:tcPr>
            <w:tcW w:w="1792" w:type="dxa"/>
            <w:shd w:val="clear" w:color="auto" w:fill="auto"/>
            <w:noWrap/>
            <w:vAlign w:val="center"/>
            <w:hideMark/>
            <w:tcPrChange w:id="103" w:author="Ahmed Lugelo" w:date="2022-03-12T21:00:00Z">
              <w:tcPr>
                <w:tcW w:w="1134" w:type="dxa"/>
                <w:shd w:val="clear" w:color="auto" w:fill="auto"/>
                <w:noWrap/>
                <w:vAlign w:val="center"/>
                <w:hideMark/>
              </w:tcPr>
            </w:tcPrChange>
          </w:tcPr>
          <w:p w14:paraId="57540A0A"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Tarime</w:t>
            </w:r>
            <w:proofErr w:type="spellEnd"/>
          </w:p>
        </w:tc>
        <w:tc>
          <w:tcPr>
            <w:tcW w:w="2466" w:type="dxa"/>
            <w:shd w:val="clear" w:color="auto" w:fill="auto"/>
            <w:noWrap/>
            <w:vAlign w:val="center"/>
            <w:hideMark/>
            <w:tcPrChange w:id="104" w:author="Ahmed Lugelo" w:date="2022-03-12T21:00:00Z">
              <w:tcPr>
                <w:tcW w:w="1560" w:type="dxa"/>
                <w:shd w:val="clear" w:color="auto" w:fill="auto"/>
                <w:noWrap/>
                <w:vAlign w:val="center"/>
                <w:hideMark/>
              </w:tcPr>
            </w:tcPrChange>
          </w:tcPr>
          <w:p w14:paraId="4E11FC72"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Nyamwaga</w:t>
            </w:r>
            <w:proofErr w:type="spellEnd"/>
          </w:p>
        </w:tc>
        <w:tc>
          <w:tcPr>
            <w:tcW w:w="3144" w:type="dxa"/>
            <w:shd w:val="clear" w:color="auto" w:fill="auto"/>
            <w:noWrap/>
            <w:vAlign w:val="center"/>
            <w:hideMark/>
            <w:tcPrChange w:id="105" w:author="Ahmed Lugelo" w:date="2022-03-12T21:00:00Z">
              <w:tcPr>
                <w:tcW w:w="1989" w:type="dxa"/>
                <w:shd w:val="clear" w:color="auto" w:fill="auto"/>
                <w:noWrap/>
                <w:vAlign w:val="center"/>
                <w:hideMark/>
              </w:tcPr>
            </w:tcPrChange>
          </w:tcPr>
          <w:p w14:paraId="230E80F3" w14:textId="7F24F11F" w:rsidR="00441C3F" w:rsidRPr="007475B6" w:rsidRDefault="00696F3C" w:rsidP="007475B6">
            <w:pPr>
              <w:autoSpaceDE w:val="0"/>
              <w:autoSpaceDN w:val="0"/>
              <w:adjustRightInd w:val="0"/>
              <w:snapToGrid w:val="0"/>
              <w:spacing w:line="240" w:lineRule="auto"/>
              <w:jc w:val="center"/>
              <w:rPr>
                <w:noProof w:val="0"/>
                <w:sz w:val="16"/>
                <w:lang w:bidi="en-US"/>
              </w:rPr>
            </w:pPr>
            <w:ins w:id="106" w:author="Ahmed Lugelo" w:date="2022-03-13T23:48:00Z">
              <w:r>
                <w:rPr>
                  <w:noProof w:val="0"/>
                  <w:sz w:val="16"/>
                  <w:lang w:bidi="en-US"/>
                </w:rPr>
                <w:t>CPV</w:t>
              </w:r>
            </w:ins>
            <w:del w:id="107" w:author="Ahmed Lugelo" w:date="2022-03-13T23:48:00Z">
              <w:r w:rsidR="00441C3F" w:rsidRPr="007475B6" w:rsidDel="00696F3C">
                <w:rPr>
                  <w:noProof w:val="0"/>
                  <w:sz w:val="16"/>
                  <w:lang w:bidi="en-US"/>
                </w:rPr>
                <w:delText>Pulse</w:delText>
              </w:r>
            </w:del>
          </w:p>
        </w:tc>
        <w:tc>
          <w:tcPr>
            <w:tcW w:w="831" w:type="dxa"/>
            <w:shd w:val="clear" w:color="auto" w:fill="auto"/>
            <w:noWrap/>
            <w:vAlign w:val="center"/>
            <w:hideMark/>
            <w:tcPrChange w:id="108" w:author="Ahmed Lugelo" w:date="2022-03-12T21:00:00Z">
              <w:tcPr>
                <w:tcW w:w="526" w:type="dxa"/>
                <w:shd w:val="clear" w:color="auto" w:fill="auto"/>
                <w:noWrap/>
                <w:vAlign w:val="center"/>
                <w:hideMark/>
              </w:tcPr>
            </w:tcPrChange>
          </w:tcPr>
          <w:p w14:paraId="7E75B474"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804</w:t>
            </w:r>
          </w:p>
        </w:tc>
      </w:tr>
      <w:tr w:rsidR="00441C3F" w:rsidRPr="007475B6" w14:paraId="1078A4F7" w14:textId="77777777" w:rsidTr="00441C3F">
        <w:trPr>
          <w:jc w:val="center"/>
          <w:trPrChange w:id="109" w:author="Ahmed Lugelo" w:date="2022-03-12T21:00:00Z">
            <w:trPr>
              <w:jc w:val="center"/>
            </w:trPr>
          </w:trPrChange>
        </w:trPr>
        <w:tc>
          <w:tcPr>
            <w:tcW w:w="889" w:type="dxa"/>
            <w:shd w:val="clear" w:color="auto" w:fill="auto"/>
            <w:noWrap/>
            <w:vAlign w:val="center"/>
            <w:hideMark/>
            <w:tcPrChange w:id="110" w:author="Ahmed Lugelo" w:date="2022-03-12T21:00:00Z">
              <w:tcPr>
                <w:tcW w:w="562" w:type="dxa"/>
                <w:shd w:val="clear" w:color="auto" w:fill="auto"/>
                <w:noWrap/>
                <w:vAlign w:val="center"/>
                <w:hideMark/>
              </w:tcPr>
            </w:tcPrChange>
          </w:tcPr>
          <w:p w14:paraId="2B20E5AE"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10</w:t>
            </w:r>
          </w:p>
        </w:tc>
        <w:tc>
          <w:tcPr>
            <w:tcW w:w="1792" w:type="dxa"/>
            <w:shd w:val="clear" w:color="auto" w:fill="auto"/>
            <w:noWrap/>
            <w:vAlign w:val="center"/>
            <w:hideMark/>
            <w:tcPrChange w:id="111" w:author="Ahmed Lugelo" w:date="2022-03-12T21:00:00Z">
              <w:tcPr>
                <w:tcW w:w="1134" w:type="dxa"/>
                <w:shd w:val="clear" w:color="auto" w:fill="auto"/>
                <w:noWrap/>
                <w:vAlign w:val="center"/>
                <w:hideMark/>
              </w:tcPr>
            </w:tcPrChange>
          </w:tcPr>
          <w:p w14:paraId="281812F6"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Tarime</w:t>
            </w:r>
            <w:proofErr w:type="spellEnd"/>
          </w:p>
        </w:tc>
        <w:tc>
          <w:tcPr>
            <w:tcW w:w="2466" w:type="dxa"/>
            <w:shd w:val="clear" w:color="auto" w:fill="auto"/>
            <w:noWrap/>
            <w:vAlign w:val="center"/>
            <w:hideMark/>
            <w:tcPrChange w:id="112" w:author="Ahmed Lugelo" w:date="2022-03-12T21:00:00Z">
              <w:tcPr>
                <w:tcW w:w="1560" w:type="dxa"/>
                <w:shd w:val="clear" w:color="auto" w:fill="auto"/>
                <w:noWrap/>
                <w:vAlign w:val="center"/>
                <w:hideMark/>
              </w:tcPr>
            </w:tcPrChange>
          </w:tcPr>
          <w:p w14:paraId="3E9C3D89"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Gorong'a</w:t>
            </w:r>
            <w:proofErr w:type="spellEnd"/>
          </w:p>
        </w:tc>
        <w:tc>
          <w:tcPr>
            <w:tcW w:w="3144" w:type="dxa"/>
            <w:shd w:val="clear" w:color="auto" w:fill="auto"/>
            <w:noWrap/>
            <w:vAlign w:val="center"/>
            <w:hideMark/>
            <w:tcPrChange w:id="113" w:author="Ahmed Lugelo" w:date="2022-03-12T21:00:00Z">
              <w:tcPr>
                <w:tcW w:w="1989" w:type="dxa"/>
                <w:shd w:val="clear" w:color="auto" w:fill="auto"/>
                <w:noWrap/>
                <w:vAlign w:val="center"/>
                <w:hideMark/>
              </w:tcPr>
            </w:tcPrChange>
          </w:tcPr>
          <w:p w14:paraId="0AF18644" w14:textId="5EDBD24A" w:rsidR="00441C3F" w:rsidRPr="007475B6" w:rsidRDefault="00696F3C" w:rsidP="007475B6">
            <w:pPr>
              <w:autoSpaceDE w:val="0"/>
              <w:autoSpaceDN w:val="0"/>
              <w:adjustRightInd w:val="0"/>
              <w:snapToGrid w:val="0"/>
              <w:spacing w:line="240" w:lineRule="auto"/>
              <w:jc w:val="center"/>
              <w:rPr>
                <w:noProof w:val="0"/>
                <w:sz w:val="16"/>
                <w:lang w:bidi="en-US"/>
              </w:rPr>
            </w:pPr>
            <w:ins w:id="114" w:author="Ahmed Lugelo" w:date="2022-03-13T23:48:00Z">
              <w:r>
                <w:rPr>
                  <w:noProof w:val="0"/>
                  <w:sz w:val="16"/>
                  <w:lang w:bidi="en-US"/>
                </w:rPr>
                <w:t>VLC</w:t>
              </w:r>
            </w:ins>
            <w:del w:id="115" w:author="Ahmed Lugelo" w:date="2022-03-13T23:48:00Z">
              <w:r w:rsidR="00441C3F" w:rsidRPr="007475B6" w:rsidDel="00696F3C">
                <w:rPr>
                  <w:noProof w:val="0"/>
                  <w:sz w:val="16"/>
                  <w:lang w:bidi="en-US"/>
                </w:rPr>
                <w:delText>Village-level</w:delText>
              </w:r>
            </w:del>
          </w:p>
        </w:tc>
        <w:tc>
          <w:tcPr>
            <w:tcW w:w="831" w:type="dxa"/>
            <w:shd w:val="clear" w:color="auto" w:fill="auto"/>
            <w:noWrap/>
            <w:vAlign w:val="center"/>
            <w:hideMark/>
            <w:tcPrChange w:id="116" w:author="Ahmed Lugelo" w:date="2022-03-12T21:00:00Z">
              <w:tcPr>
                <w:tcW w:w="526" w:type="dxa"/>
                <w:shd w:val="clear" w:color="auto" w:fill="auto"/>
                <w:noWrap/>
                <w:vAlign w:val="center"/>
                <w:hideMark/>
              </w:tcPr>
            </w:tcPrChange>
          </w:tcPr>
          <w:p w14:paraId="6EB89BD8"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1493</w:t>
            </w:r>
          </w:p>
        </w:tc>
      </w:tr>
      <w:tr w:rsidR="00441C3F" w:rsidRPr="007475B6" w14:paraId="60F592C1" w14:textId="77777777" w:rsidTr="00441C3F">
        <w:trPr>
          <w:jc w:val="center"/>
          <w:trPrChange w:id="117" w:author="Ahmed Lugelo" w:date="2022-03-12T21:00:00Z">
            <w:trPr>
              <w:jc w:val="center"/>
            </w:trPr>
          </w:trPrChange>
        </w:trPr>
        <w:tc>
          <w:tcPr>
            <w:tcW w:w="889" w:type="dxa"/>
            <w:shd w:val="clear" w:color="auto" w:fill="auto"/>
            <w:noWrap/>
            <w:vAlign w:val="center"/>
            <w:hideMark/>
            <w:tcPrChange w:id="118" w:author="Ahmed Lugelo" w:date="2022-03-12T21:00:00Z">
              <w:tcPr>
                <w:tcW w:w="562" w:type="dxa"/>
                <w:shd w:val="clear" w:color="auto" w:fill="auto"/>
                <w:noWrap/>
                <w:vAlign w:val="center"/>
                <w:hideMark/>
              </w:tcPr>
            </w:tcPrChange>
          </w:tcPr>
          <w:p w14:paraId="7F5D5086"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11</w:t>
            </w:r>
          </w:p>
        </w:tc>
        <w:tc>
          <w:tcPr>
            <w:tcW w:w="1792" w:type="dxa"/>
            <w:shd w:val="clear" w:color="auto" w:fill="auto"/>
            <w:noWrap/>
            <w:vAlign w:val="center"/>
            <w:hideMark/>
            <w:tcPrChange w:id="119" w:author="Ahmed Lugelo" w:date="2022-03-12T21:00:00Z">
              <w:tcPr>
                <w:tcW w:w="1134" w:type="dxa"/>
                <w:shd w:val="clear" w:color="auto" w:fill="auto"/>
                <w:noWrap/>
                <w:vAlign w:val="center"/>
                <w:hideMark/>
              </w:tcPr>
            </w:tcPrChange>
          </w:tcPr>
          <w:p w14:paraId="39E718BF"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Tarime</w:t>
            </w:r>
            <w:proofErr w:type="spellEnd"/>
          </w:p>
        </w:tc>
        <w:tc>
          <w:tcPr>
            <w:tcW w:w="2466" w:type="dxa"/>
            <w:shd w:val="clear" w:color="auto" w:fill="auto"/>
            <w:noWrap/>
            <w:vAlign w:val="center"/>
            <w:hideMark/>
            <w:tcPrChange w:id="120" w:author="Ahmed Lugelo" w:date="2022-03-12T21:00:00Z">
              <w:tcPr>
                <w:tcW w:w="1560" w:type="dxa"/>
                <w:shd w:val="clear" w:color="auto" w:fill="auto"/>
                <w:noWrap/>
                <w:vAlign w:val="center"/>
                <w:hideMark/>
              </w:tcPr>
            </w:tcPrChange>
          </w:tcPr>
          <w:p w14:paraId="71AD18CC"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Nyanungu</w:t>
            </w:r>
            <w:proofErr w:type="spellEnd"/>
          </w:p>
        </w:tc>
        <w:tc>
          <w:tcPr>
            <w:tcW w:w="3144" w:type="dxa"/>
            <w:shd w:val="clear" w:color="auto" w:fill="auto"/>
            <w:noWrap/>
            <w:vAlign w:val="center"/>
            <w:hideMark/>
            <w:tcPrChange w:id="121" w:author="Ahmed Lugelo" w:date="2022-03-12T21:00:00Z">
              <w:tcPr>
                <w:tcW w:w="1989" w:type="dxa"/>
                <w:shd w:val="clear" w:color="auto" w:fill="auto"/>
                <w:noWrap/>
                <w:vAlign w:val="center"/>
                <w:hideMark/>
              </w:tcPr>
            </w:tcPrChange>
          </w:tcPr>
          <w:p w14:paraId="189D39E8" w14:textId="5D3FC641" w:rsidR="00441C3F" w:rsidRPr="007475B6" w:rsidRDefault="00696F3C" w:rsidP="007475B6">
            <w:pPr>
              <w:autoSpaceDE w:val="0"/>
              <w:autoSpaceDN w:val="0"/>
              <w:adjustRightInd w:val="0"/>
              <w:snapToGrid w:val="0"/>
              <w:spacing w:line="240" w:lineRule="auto"/>
              <w:jc w:val="center"/>
              <w:rPr>
                <w:noProof w:val="0"/>
                <w:sz w:val="16"/>
                <w:lang w:bidi="en-US"/>
              </w:rPr>
            </w:pPr>
            <w:ins w:id="122" w:author="Ahmed Lugelo" w:date="2022-03-13T23:48:00Z">
              <w:r>
                <w:rPr>
                  <w:noProof w:val="0"/>
                  <w:sz w:val="16"/>
                  <w:lang w:bidi="en-US"/>
                </w:rPr>
                <w:t>SVLC</w:t>
              </w:r>
            </w:ins>
            <w:del w:id="123" w:author="Ahmed Lugelo" w:date="2022-03-13T23:48:00Z">
              <w:r w:rsidR="00441C3F" w:rsidRPr="007475B6" w:rsidDel="00696F3C">
                <w:rPr>
                  <w:noProof w:val="0"/>
                  <w:sz w:val="16"/>
                  <w:lang w:bidi="en-US"/>
                </w:rPr>
                <w:delText>Sub-village-level</w:delText>
              </w:r>
            </w:del>
          </w:p>
        </w:tc>
        <w:tc>
          <w:tcPr>
            <w:tcW w:w="831" w:type="dxa"/>
            <w:shd w:val="clear" w:color="auto" w:fill="auto"/>
            <w:noWrap/>
            <w:vAlign w:val="center"/>
            <w:hideMark/>
            <w:tcPrChange w:id="124" w:author="Ahmed Lugelo" w:date="2022-03-12T21:00:00Z">
              <w:tcPr>
                <w:tcW w:w="526" w:type="dxa"/>
                <w:shd w:val="clear" w:color="auto" w:fill="auto"/>
                <w:noWrap/>
                <w:vAlign w:val="center"/>
                <w:hideMark/>
              </w:tcPr>
            </w:tcPrChange>
          </w:tcPr>
          <w:p w14:paraId="62C32D0E"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1489</w:t>
            </w:r>
          </w:p>
        </w:tc>
      </w:tr>
      <w:tr w:rsidR="00441C3F" w:rsidRPr="007475B6" w14:paraId="04585176" w14:textId="77777777" w:rsidTr="00441C3F">
        <w:trPr>
          <w:jc w:val="center"/>
          <w:trPrChange w:id="125" w:author="Ahmed Lugelo" w:date="2022-03-12T21:00:00Z">
            <w:trPr>
              <w:jc w:val="center"/>
            </w:trPr>
          </w:trPrChange>
        </w:trPr>
        <w:tc>
          <w:tcPr>
            <w:tcW w:w="889" w:type="dxa"/>
            <w:shd w:val="clear" w:color="auto" w:fill="auto"/>
            <w:noWrap/>
            <w:vAlign w:val="center"/>
            <w:hideMark/>
            <w:tcPrChange w:id="126" w:author="Ahmed Lugelo" w:date="2022-03-12T21:00:00Z">
              <w:tcPr>
                <w:tcW w:w="562" w:type="dxa"/>
                <w:shd w:val="clear" w:color="auto" w:fill="auto"/>
                <w:noWrap/>
                <w:vAlign w:val="center"/>
                <w:hideMark/>
              </w:tcPr>
            </w:tcPrChange>
          </w:tcPr>
          <w:p w14:paraId="480BEC46"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12</w:t>
            </w:r>
          </w:p>
        </w:tc>
        <w:tc>
          <w:tcPr>
            <w:tcW w:w="1792" w:type="dxa"/>
            <w:shd w:val="clear" w:color="auto" w:fill="auto"/>
            <w:noWrap/>
            <w:vAlign w:val="center"/>
            <w:hideMark/>
            <w:tcPrChange w:id="127" w:author="Ahmed Lugelo" w:date="2022-03-12T21:00:00Z">
              <w:tcPr>
                <w:tcW w:w="1134" w:type="dxa"/>
                <w:shd w:val="clear" w:color="auto" w:fill="auto"/>
                <w:noWrap/>
                <w:vAlign w:val="center"/>
                <w:hideMark/>
              </w:tcPr>
            </w:tcPrChange>
          </w:tcPr>
          <w:p w14:paraId="0C74246E"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Tarime</w:t>
            </w:r>
            <w:proofErr w:type="spellEnd"/>
          </w:p>
        </w:tc>
        <w:tc>
          <w:tcPr>
            <w:tcW w:w="2466" w:type="dxa"/>
            <w:shd w:val="clear" w:color="auto" w:fill="auto"/>
            <w:noWrap/>
            <w:vAlign w:val="center"/>
            <w:hideMark/>
            <w:tcPrChange w:id="128" w:author="Ahmed Lugelo" w:date="2022-03-12T21:00:00Z">
              <w:tcPr>
                <w:tcW w:w="1560" w:type="dxa"/>
                <w:shd w:val="clear" w:color="auto" w:fill="auto"/>
                <w:noWrap/>
                <w:vAlign w:val="center"/>
                <w:hideMark/>
              </w:tcPr>
            </w:tcPrChange>
          </w:tcPr>
          <w:p w14:paraId="5EA6521F" w14:textId="77777777" w:rsidR="00441C3F" w:rsidRPr="007475B6" w:rsidRDefault="00441C3F" w:rsidP="007475B6">
            <w:pPr>
              <w:autoSpaceDE w:val="0"/>
              <w:autoSpaceDN w:val="0"/>
              <w:adjustRightInd w:val="0"/>
              <w:snapToGrid w:val="0"/>
              <w:spacing w:line="240" w:lineRule="auto"/>
              <w:jc w:val="center"/>
              <w:rPr>
                <w:noProof w:val="0"/>
                <w:sz w:val="16"/>
                <w:lang w:bidi="en-US"/>
              </w:rPr>
            </w:pPr>
            <w:proofErr w:type="spellStart"/>
            <w:r w:rsidRPr="007475B6">
              <w:rPr>
                <w:noProof w:val="0"/>
                <w:sz w:val="16"/>
                <w:lang w:bidi="en-US"/>
              </w:rPr>
              <w:t>Itiryo</w:t>
            </w:r>
            <w:proofErr w:type="spellEnd"/>
          </w:p>
        </w:tc>
        <w:tc>
          <w:tcPr>
            <w:tcW w:w="3144" w:type="dxa"/>
            <w:shd w:val="clear" w:color="auto" w:fill="auto"/>
            <w:noWrap/>
            <w:vAlign w:val="center"/>
            <w:hideMark/>
            <w:tcPrChange w:id="129" w:author="Ahmed Lugelo" w:date="2022-03-12T21:00:00Z">
              <w:tcPr>
                <w:tcW w:w="1989" w:type="dxa"/>
                <w:shd w:val="clear" w:color="auto" w:fill="auto"/>
                <w:noWrap/>
                <w:vAlign w:val="center"/>
                <w:hideMark/>
              </w:tcPr>
            </w:tcPrChange>
          </w:tcPr>
          <w:p w14:paraId="2DA95803" w14:textId="68A4FEF5" w:rsidR="00441C3F" w:rsidRPr="007475B6" w:rsidRDefault="00696F3C" w:rsidP="007475B6">
            <w:pPr>
              <w:autoSpaceDE w:val="0"/>
              <w:autoSpaceDN w:val="0"/>
              <w:adjustRightInd w:val="0"/>
              <w:snapToGrid w:val="0"/>
              <w:spacing w:line="240" w:lineRule="auto"/>
              <w:jc w:val="center"/>
              <w:rPr>
                <w:noProof w:val="0"/>
                <w:sz w:val="16"/>
                <w:lang w:bidi="en-US"/>
              </w:rPr>
            </w:pPr>
            <w:ins w:id="130" w:author="Ahmed Lugelo" w:date="2022-03-13T23:48:00Z">
              <w:r>
                <w:rPr>
                  <w:noProof w:val="0"/>
                  <w:sz w:val="16"/>
                  <w:lang w:bidi="en-US"/>
                </w:rPr>
                <w:t>DC</w:t>
              </w:r>
            </w:ins>
            <w:del w:id="131" w:author="Ahmed Lugelo" w:date="2022-03-13T23:48:00Z">
              <w:r w:rsidR="00441C3F" w:rsidRPr="007475B6" w:rsidDel="00696F3C">
                <w:rPr>
                  <w:noProof w:val="0"/>
                  <w:sz w:val="16"/>
                  <w:lang w:bidi="en-US"/>
                </w:rPr>
                <w:delText>Discretionary</w:delText>
              </w:r>
            </w:del>
          </w:p>
        </w:tc>
        <w:tc>
          <w:tcPr>
            <w:tcW w:w="831" w:type="dxa"/>
            <w:shd w:val="clear" w:color="auto" w:fill="auto"/>
            <w:noWrap/>
            <w:vAlign w:val="center"/>
            <w:hideMark/>
            <w:tcPrChange w:id="132" w:author="Ahmed Lugelo" w:date="2022-03-12T21:00:00Z">
              <w:tcPr>
                <w:tcW w:w="526" w:type="dxa"/>
                <w:shd w:val="clear" w:color="auto" w:fill="auto"/>
                <w:noWrap/>
                <w:vAlign w:val="center"/>
                <w:hideMark/>
              </w:tcPr>
            </w:tcPrChange>
          </w:tcPr>
          <w:p w14:paraId="54A24261"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1436</w:t>
            </w:r>
          </w:p>
        </w:tc>
      </w:tr>
      <w:tr w:rsidR="00441C3F" w:rsidRPr="007475B6" w14:paraId="38E4E4E1" w14:textId="77777777" w:rsidTr="00441C3F">
        <w:trPr>
          <w:jc w:val="center"/>
          <w:trPrChange w:id="133" w:author="Ahmed Lugelo" w:date="2022-03-12T21:00:00Z">
            <w:trPr>
              <w:jc w:val="center"/>
            </w:trPr>
          </w:trPrChange>
        </w:trPr>
        <w:tc>
          <w:tcPr>
            <w:tcW w:w="889" w:type="dxa"/>
            <w:tcBorders>
              <w:bottom w:val="single" w:sz="8" w:space="0" w:color="auto"/>
            </w:tcBorders>
            <w:shd w:val="clear" w:color="auto" w:fill="auto"/>
            <w:noWrap/>
            <w:vAlign w:val="center"/>
            <w:hideMark/>
            <w:tcPrChange w:id="134" w:author="Ahmed Lugelo" w:date="2022-03-12T21:00:00Z">
              <w:tcPr>
                <w:tcW w:w="562" w:type="dxa"/>
                <w:tcBorders>
                  <w:bottom w:val="single" w:sz="8" w:space="0" w:color="auto"/>
                </w:tcBorders>
                <w:shd w:val="clear" w:color="auto" w:fill="auto"/>
                <w:noWrap/>
                <w:vAlign w:val="center"/>
                <w:hideMark/>
              </w:tcPr>
            </w:tcPrChange>
          </w:tcPr>
          <w:p w14:paraId="4B39DD6E"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sz w:val="16"/>
                <w:lang w:bidi="en-US"/>
              </w:rPr>
              <w:t xml:space="preserve"> </w:t>
            </w:r>
          </w:p>
        </w:tc>
        <w:tc>
          <w:tcPr>
            <w:tcW w:w="1792" w:type="dxa"/>
            <w:tcBorders>
              <w:bottom w:val="single" w:sz="8" w:space="0" w:color="auto"/>
            </w:tcBorders>
            <w:shd w:val="clear" w:color="auto" w:fill="auto"/>
            <w:noWrap/>
            <w:vAlign w:val="center"/>
            <w:hideMark/>
            <w:tcPrChange w:id="135" w:author="Ahmed Lugelo" w:date="2022-03-12T21:00:00Z">
              <w:tcPr>
                <w:tcW w:w="1134" w:type="dxa"/>
                <w:tcBorders>
                  <w:bottom w:val="single" w:sz="8" w:space="0" w:color="auto"/>
                </w:tcBorders>
                <w:shd w:val="clear" w:color="auto" w:fill="auto"/>
                <w:noWrap/>
                <w:vAlign w:val="center"/>
                <w:hideMark/>
              </w:tcPr>
            </w:tcPrChange>
          </w:tcPr>
          <w:p w14:paraId="05F09C55"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Total</w:t>
            </w:r>
          </w:p>
        </w:tc>
        <w:tc>
          <w:tcPr>
            <w:tcW w:w="2466" w:type="dxa"/>
            <w:tcBorders>
              <w:bottom w:val="single" w:sz="8" w:space="0" w:color="auto"/>
            </w:tcBorders>
            <w:shd w:val="clear" w:color="auto" w:fill="auto"/>
            <w:noWrap/>
            <w:vAlign w:val="center"/>
            <w:hideMark/>
            <w:tcPrChange w:id="136" w:author="Ahmed Lugelo" w:date="2022-03-12T21:00:00Z">
              <w:tcPr>
                <w:tcW w:w="1560" w:type="dxa"/>
                <w:tcBorders>
                  <w:bottom w:val="single" w:sz="8" w:space="0" w:color="auto"/>
                </w:tcBorders>
                <w:shd w:val="clear" w:color="auto" w:fill="auto"/>
                <w:noWrap/>
                <w:vAlign w:val="center"/>
                <w:hideMark/>
              </w:tcPr>
            </w:tcPrChange>
          </w:tcPr>
          <w:p w14:paraId="7AAA1469"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sz w:val="16"/>
                <w:lang w:bidi="en-US"/>
              </w:rPr>
              <w:t xml:space="preserve"> </w:t>
            </w:r>
          </w:p>
        </w:tc>
        <w:tc>
          <w:tcPr>
            <w:tcW w:w="3144" w:type="dxa"/>
            <w:tcBorders>
              <w:bottom w:val="single" w:sz="8" w:space="0" w:color="auto"/>
            </w:tcBorders>
            <w:shd w:val="clear" w:color="auto" w:fill="auto"/>
            <w:noWrap/>
            <w:vAlign w:val="center"/>
            <w:hideMark/>
            <w:tcPrChange w:id="137" w:author="Ahmed Lugelo" w:date="2022-03-12T21:00:00Z">
              <w:tcPr>
                <w:tcW w:w="1989" w:type="dxa"/>
                <w:tcBorders>
                  <w:bottom w:val="single" w:sz="8" w:space="0" w:color="auto"/>
                </w:tcBorders>
                <w:shd w:val="clear" w:color="auto" w:fill="auto"/>
                <w:noWrap/>
                <w:vAlign w:val="center"/>
                <w:hideMark/>
              </w:tcPr>
            </w:tcPrChange>
          </w:tcPr>
          <w:p w14:paraId="69DDEE70"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sz w:val="16"/>
                <w:lang w:bidi="en-US"/>
              </w:rPr>
              <w:t xml:space="preserve"> </w:t>
            </w:r>
          </w:p>
        </w:tc>
        <w:tc>
          <w:tcPr>
            <w:tcW w:w="831" w:type="dxa"/>
            <w:tcBorders>
              <w:bottom w:val="single" w:sz="8" w:space="0" w:color="auto"/>
            </w:tcBorders>
            <w:shd w:val="clear" w:color="auto" w:fill="auto"/>
            <w:noWrap/>
            <w:vAlign w:val="center"/>
            <w:hideMark/>
            <w:tcPrChange w:id="138" w:author="Ahmed Lugelo" w:date="2022-03-12T21:00:00Z">
              <w:tcPr>
                <w:tcW w:w="526" w:type="dxa"/>
                <w:tcBorders>
                  <w:bottom w:val="single" w:sz="8" w:space="0" w:color="auto"/>
                </w:tcBorders>
                <w:shd w:val="clear" w:color="auto" w:fill="auto"/>
                <w:noWrap/>
                <w:vAlign w:val="center"/>
                <w:hideMark/>
              </w:tcPr>
            </w:tcPrChange>
          </w:tcPr>
          <w:p w14:paraId="021126EB"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17571</w:t>
            </w:r>
          </w:p>
        </w:tc>
      </w:tr>
    </w:tbl>
    <w:p w14:paraId="5317F874" w14:textId="73E399C4" w:rsidR="00FA4323" w:rsidRPr="00B13C16" w:rsidRDefault="007475B6" w:rsidP="007475B6">
      <w:pPr>
        <w:pStyle w:val="MDPI41tablecaption"/>
        <w:ind w:left="425" w:right="425"/>
        <w:jc w:val="center"/>
      </w:pPr>
      <w:r w:rsidRPr="007475B6">
        <w:rPr>
          <w:b/>
        </w:rPr>
        <w:t xml:space="preserve">Table 2. </w:t>
      </w:r>
      <w:r w:rsidR="00FA4323" w:rsidRPr="00B13C16">
        <w:t>Average number of dogs and cats vaccinated per day during the main campaign in each strategy</w:t>
      </w:r>
      <w:r>
        <w:t>.</w:t>
      </w:r>
    </w:p>
    <w:tbl>
      <w:tblPr>
        <w:tblStyle w:val="TableGrid"/>
        <w:tblW w:w="83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Change w:id="139" w:author="Ahmed Lugelo" w:date="2022-03-12T21:01:00Z">
          <w:tblPr>
            <w:tblStyle w:val="TableGrid"/>
            <w:tblW w:w="104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PrChange>
      </w:tblPr>
      <w:tblGrid>
        <w:gridCol w:w="4759"/>
        <w:gridCol w:w="3639"/>
        <w:tblGridChange w:id="140">
          <w:tblGrid>
            <w:gridCol w:w="4759"/>
            <w:gridCol w:w="3639"/>
          </w:tblGrid>
        </w:tblGridChange>
      </w:tblGrid>
      <w:tr w:rsidR="00441C3F" w:rsidRPr="007475B6" w14:paraId="57D04171" w14:textId="77777777" w:rsidTr="00441C3F">
        <w:trPr>
          <w:jc w:val="center"/>
          <w:trPrChange w:id="141" w:author="Ahmed Lugelo" w:date="2022-03-12T21:01:00Z">
            <w:trPr>
              <w:jc w:val="center"/>
            </w:trPr>
          </w:trPrChange>
        </w:trPr>
        <w:tc>
          <w:tcPr>
            <w:tcW w:w="4759" w:type="dxa"/>
            <w:tcBorders>
              <w:top w:val="single" w:sz="8" w:space="0" w:color="auto"/>
              <w:bottom w:val="single" w:sz="4" w:space="0" w:color="auto"/>
            </w:tcBorders>
            <w:shd w:val="clear" w:color="auto" w:fill="auto"/>
            <w:vAlign w:val="center"/>
            <w:tcPrChange w:id="142" w:author="Ahmed Lugelo" w:date="2022-03-12T21:01:00Z">
              <w:tcPr>
                <w:tcW w:w="2410" w:type="dxa"/>
                <w:tcBorders>
                  <w:top w:val="single" w:sz="8" w:space="0" w:color="auto"/>
                  <w:bottom w:val="single" w:sz="4" w:space="0" w:color="auto"/>
                </w:tcBorders>
                <w:shd w:val="clear" w:color="auto" w:fill="auto"/>
                <w:vAlign w:val="center"/>
              </w:tcPr>
            </w:tcPrChange>
          </w:tcPr>
          <w:p w14:paraId="59A36955"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Strategy</w:t>
            </w:r>
          </w:p>
        </w:tc>
        <w:tc>
          <w:tcPr>
            <w:tcW w:w="3639" w:type="dxa"/>
            <w:tcBorders>
              <w:top w:val="single" w:sz="8" w:space="0" w:color="auto"/>
              <w:bottom w:val="single" w:sz="4" w:space="0" w:color="auto"/>
            </w:tcBorders>
            <w:shd w:val="clear" w:color="auto" w:fill="auto"/>
            <w:vAlign w:val="center"/>
            <w:tcPrChange w:id="143" w:author="Ahmed Lugelo" w:date="2022-03-12T21:01:00Z">
              <w:tcPr>
                <w:tcW w:w="1843" w:type="dxa"/>
                <w:tcBorders>
                  <w:top w:val="single" w:sz="8" w:space="0" w:color="auto"/>
                  <w:bottom w:val="single" w:sz="4" w:space="0" w:color="auto"/>
                </w:tcBorders>
                <w:shd w:val="clear" w:color="auto" w:fill="auto"/>
                <w:vAlign w:val="center"/>
              </w:tcPr>
            </w:tcPrChange>
          </w:tcPr>
          <w:p w14:paraId="6D0CD0FF" w14:textId="77777777" w:rsidR="00441C3F" w:rsidRPr="007475B6" w:rsidRDefault="00441C3F"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Dogs</w:t>
            </w:r>
          </w:p>
        </w:tc>
      </w:tr>
      <w:tr w:rsidR="00441C3F" w:rsidRPr="007475B6" w14:paraId="697897B0" w14:textId="77777777" w:rsidTr="00441C3F">
        <w:trPr>
          <w:jc w:val="center"/>
          <w:trPrChange w:id="144" w:author="Ahmed Lugelo" w:date="2022-03-12T21:01:00Z">
            <w:trPr>
              <w:jc w:val="center"/>
            </w:trPr>
          </w:trPrChange>
        </w:trPr>
        <w:tc>
          <w:tcPr>
            <w:tcW w:w="4759" w:type="dxa"/>
            <w:tcBorders>
              <w:top w:val="single" w:sz="4" w:space="0" w:color="auto"/>
            </w:tcBorders>
            <w:shd w:val="clear" w:color="auto" w:fill="auto"/>
            <w:vAlign w:val="center"/>
            <w:tcPrChange w:id="145" w:author="Ahmed Lugelo" w:date="2022-03-12T21:01:00Z">
              <w:tcPr>
                <w:tcW w:w="2410" w:type="dxa"/>
                <w:tcBorders>
                  <w:top w:val="single" w:sz="4" w:space="0" w:color="auto"/>
                </w:tcBorders>
                <w:shd w:val="clear" w:color="auto" w:fill="auto"/>
                <w:vAlign w:val="center"/>
              </w:tcPr>
            </w:tcPrChange>
          </w:tcPr>
          <w:p w14:paraId="6B6B5F85" w14:textId="44BF7ECA" w:rsidR="00441C3F" w:rsidRPr="007475B6" w:rsidRDefault="00696F3C" w:rsidP="007475B6">
            <w:pPr>
              <w:autoSpaceDE w:val="0"/>
              <w:autoSpaceDN w:val="0"/>
              <w:adjustRightInd w:val="0"/>
              <w:snapToGrid w:val="0"/>
              <w:spacing w:line="240" w:lineRule="auto"/>
              <w:jc w:val="center"/>
              <w:rPr>
                <w:noProof w:val="0"/>
                <w:sz w:val="16"/>
                <w:lang w:bidi="en-US"/>
              </w:rPr>
            </w:pPr>
            <w:ins w:id="146" w:author="Ahmed Lugelo" w:date="2022-03-13T23:49:00Z">
              <w:r>
                <w:rPr>
                  <w:noProof w:val="0"/>
                  <w:sz w:val="16"/>
                  <w:lang w:bidi="en-US"/>
                </w:rPr>
                <w:t>CPV</w:t>
              </w:r>
            </w:ins>
            <w:del w:id="147" w:author="Ahmed Lugelo" w:date="2022-03-13T23:49:00Z">
              <w:r w:rsidR="00441C3F" w:rsidRPr="007475B6" w:rsidDel="00696F3C">
                <w:rPr>
                  <w:noProof w:val="0"/>
                  <w:sz w:val="16"/>
                  <w:lang w:bidi="en-US"/>
                </w:rPr>
                <w:delText>Pulse</w:delText>
              </w:r>
            </w:del>
          </w:p>
        </w:tc>
        <w:tc>
          <w:tcPr>
            <w:tcW w:w="3639" w:type="dxa"/>
            <w:tcBorders>
              <w:top w:val="single" w:sz="4" w:space="0" w:color="auto"/>
            </w:tcBorders>
            <w:shd w:val="clear" w:color="auto" w:fill="auto"/>
            <w:vAlign w:val="center"/>
            <w:tcPrChange w:id="148" w:author="Ahmed Lugelo" w:date="2022-03-12T21:01:00Z">
              <w:tcPr>
                <w:tcW w:w="1843" w:type="dxa"/>
                <w:tcBorders>
                  <w:top w:val="single" w:sz="4" w:space="0" w:color="auto"/>
                </w:tcBorders>
                <w:shd w:val="clear" w:color="auto" w:fill="auto"/>
                <w:vAlign w:val="center"/>
              </w:tcPr>
            </w:tcPrChange>
          </w:tcPr>
          <w:p w14:paraId="113C587F"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223</w:t>
            </w:r>
          </w:p>
        </w:tc>
      </w:tr>
      <w:tr w:rsidR="00441C3F" w:rsidRPr="007475B6" w14:paraId="2062BD8E" w14:textId="77777777" w:rsidTr="00441C3F">
        <w:trPr>
          <w:jc w:val="center"/>
          <w:trPrChange w:id="149" w:author="Ahmed Lugelo" w:date="2022-03-12T21:01:00Z">
            <w:trPr>
              <w:jc w:val="center"/>
            </w:trPr>
          </w:trPrChange>
        </w:trPr>
        <w:tc>
          <w:tcPr>
            <w:tcW w:w="4759" w:type="dxa"/>
            <w:shd w:val="clear" w:color="auto" w:fill="auto"/>
            <w:vAlign w:val="center"/>
            <w:tcPrChange w:id="150" w:author="Ahmed Lugelo" w:date="2022-03-12T21:01:00Z">
              <w:tcPr>
                <w:tcW w:w="2410" w:type="dxa"/>
                <w:shd w:val="clear" w:color="auto" w:fill="auto"/>
                <w:vAlign w:val="center"/>
              </w:tcPr>
            </w:tcPrChange>
          </w:tcPr>
          <w:p w14:paraId="5260215D" w14:textId="6B16CBFA" w:rsidR="00441C3F" w:rsidRPr="007475B6" w:rsidRDefault="008D1A4A" w:rsidP="007475B6">
            <w:pPr>
              <w:autoSpaceDE w:val="0"/>
              <w:autoSpaceDN w:val="0"/>
              <w:adjustRightInd w:val="0"/>
              <w:snapToGrid w:val="0"/>
              <w:spacing w:line="240" w:lineRule="auto"/>
              <w:jc w:val="center"/>
              <w:rPr>
                <w:noProof w:val="0"/>
                <w:sz w:val="16"/>
                <w:lang w:bidi="en-US"/>
              </w:rPr>
            </w:pPr>
            <w:ins w:id="151" w:author="Ahmed Lugelo" w:date="2022-03-13T23:49:00Z">
              <w:r>
                <w:rPr>
                  <w:noProof w:val="0"/>
                  <w:sz w:val="16"/>
                  <w:lang w:bidi="en-US"/>
                </w:rPr>
                <w:t>VLC</w:t>
              </w:r>
            </w:ins>
            <w:del w:id="152" w:author="Ahmed Lugelo" w:date="2022-03-13T23:49:00Z">
              <w:r w:rsidR="00441C3F" w:rsidRPr="007475B6" w:rsidDel="00696F3C">
                <w:rPr>
                  <w:noProof w:val="0"/>
                  <w:sz w:val="16"/>
                  <w:lang w:bidi="en-US"/>
                </w:rPr>
                <w:delText>Village-level</w:delText>
              </w:r>
            </w:del>
          </w:p>
        </w:tc>
        <w:tc>
          <w:tcPr>
            <w:tcW w:w="3639" w:type="dxa"/>
            <w:shd w:val="clear" w:color="auto" w:fill="auto"/>
            <w:vAlign w:val="center"/>
            <w:tcPrChange w:id="153" w:author="Ahmed Lugelo" w:date="2022-03-12T21:01:00Z">
              <w:tcPr>
                <w:tcW w:w="1843" w:type="dxa"/>
                <w:shd w:val="clear" w:color="auto" w:fill="auto"/>
                <w:vAlign w:val="center"/>
              </w:tcPr>
            </w:tcPrChange>
          </w:tcPr>
          <w:p w14:paraId="4CECD23D"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275</w:t>
            </w:r>
          </w:p>
        </w:tc>
      </w:tr>
      <w:tr w:rsidR="00441C3F" w:rsidRPr="007475B6" w14:paraId="4704C5D0" w14:textId="77777777" w:rsidTr="00441C3F">
        <w:trPr>
          <w:jc w:val="center"/>
          <w:trPrChange w:id="154" w:author="Ahmed Lugelo" w:date="2022-03-12T21:01:00Z">
            <w:trPr>
              <w:jc w:val="center"/>
            </w:trPr>
          </w:trPrChange>
        </w:trPr>
        <w:tc>
          <w:tcPr>
            <w:tcW w:w="4759" w:type="dxa"/>
            <w:shd w:val="clear" w:color="auto" w:fill="auto"/>
            <w:vAlign w:val="center"/>
            <w:tcPrChange w:id="155" w:author="Ahmed Lugelo" w:date="2022-03-12T21:01:00Z">
              <w:tcPr>
                <w:tcW w:w="2410" w:type="dxa"/>
                <w:shd w:val="clear" w:color="auto" w:fill="auto"/>
                <w:vAlign w:val="center"/>
              </w:tcPr>
            </w:tcPrChange>
          </w:tcPr>
          <w:p w14:paraId="070EAC28" w14:textId="0675E1C3" w:rsidR="00441C3F" w:rsidRPr="007475B6" w:rsidRDefault="008D1A4A" w:rsidP="007475B6">
            <w:pPr>
              <w:autoSpaceDE w:val="0"/>
              <w:autoSpaceDN w:val="0"/>
              <w:adjustRightInd w:val="0"/>
              <w:snapToGrid w:val="0"/>
              <w:spacing w:line="240" w:lineRule="auto"/>
              <w:jc w:val="center"/>
              <w:rPr>
                <w:noProof w:val="0"/>
                <w:sz w:val="16"/>
                <w:lang w:bidi="en-US"/>
              </w:rPr>
            </w:pPr>
            <w:ins w:id="156" w:author="Ahmed Lugelo" w:date="2022-03-13T23:49:00Z">
              <w:r>
                <w:rPr>
                  <w:noProof w:val="0"/>
                  <w:sz w:val="16"/>
                  <w:lang w:bidi="en-US"/>
                </w:rPr>
                <w:t>SVLC</w:t>
              </w:r>
            </w:ins>
            <w:del w:id="157" w:author="Ahmed Lugelo" w:date="2022-03-13T23:49:00Z">
              <w:r w:rsidR="00441C3F" w:rsidRPr="007475B6" w:rsidDel="008D1A4A">
                <w:rPr>
                  <w:noProof w:val="0"/>
                  <w:sz w:val="16"/>
                  <w:lang w:bidi="en-US"/>
                </w:rPr>
                <w:delText>Sub-village</w:delText>
              </w:r>
            </w:del>
          </w:p>
        </w:tc>
        <w:tc>
          <w:tcPr>
            <w:tcW w:w="3639" w:type="dxa"/>
            <w:shd w:val="clear" w:color="auto" w:fill="auto"/>
            <w:vAlign w:val="center"/>
            <w:tcPrChange w:id="158" w:author="Ahmed Lugelo" w:date="2022-03-12T21:01:00Z">
              <w:tcPr>
                <w:tcW w:w="1843" w:type="dxa"/>
                <w:shd w:val="clear" w:color="auto" w:fill="auto"/>
                <w:vAlign w:val="center"/>
              </w:tcPr>
            </w:tcPrChange>
          </w:tcPr>
          <w:p w14:paraId="58EF3D84"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72</w:t>
            </w:r>
          </w:p>
        </w:tc>
      </w:tr>
      <w:tr w:rsidR="00441C3F" w:rsidRPr="007475B6" w14:paraId="3561866A" w14:textId="77777777" w:rsidTr="00441C3F">
        <w:trPr>
          <w:jc w:val="center"/>
          <w:trPrChange w:id="159" w:author="Ahmed Lugelo" w:date="2022-03-12T21:01:00Z">
            <w:trPr>
              <w:jc w:val="center"/>
            </w:trPr>
          </w:trPrChange>
        </w:trPr>
        <w:tc>
          <w:tcPr>
            <w:tcW w:w="4759" w:type="dxa"/>
            <w:tcBorders>
              <w:bottom w:val="single" w:sz="8" w:space="0" w:color="auto"/>
            </w:tcBorders>
            <w:shd w:val="clear" w:color="auto" w:fill="auto"/>
            <w:vAlign w:val="center"/>
            <w:tcPrChange w:id="160" w:author="Ahmed Lugelo" w:date="2022-03-12T21:01:00Z">
              <w:tcPr>
                <w:tcW w:w="2410" w:type="dxa"/>
                <w:tcBorders>
                  <w:bottom w:val="single" w:sz="8" w:space="0" w:color="auto"/>
                </w:tcBorders>
                <w:shd w:val="clear" w:color="auto" w:fill="auto"/>
                <w:vAlign w:val="center"/>
              </w:tcPr>
            </w:tcPrChange>
          </w:tcPr>
          <w:p w14:paraId="1D258B9D" w14:textId="6DB8C92D" w:rsidR="00441C3F" w:rsidRPr="007475B6" w:rsidRDefault="008D1A4A" w:rsidP="007475B6">
            <w:pPr>
              <w:autoSpaceDE w:val="0"/>
              <w:autoSpaceDN w:val="0"/>
              <w:adjustRightInd w:val="0"/>
              <w:snapToGrid w:val="0"/>
              <w:spacing w:line="240" w:lineRule="auto"/>
              <w:jc w:val="center"/>
              <w:rPr>
                <w:noProof w:val="0"/>
                <w:sz w:val="16"/>
                <w:lang w:bidi="en-US"/>
              </w:rPr>
            </w:pPr>
            <w:ins w:id="161" w:author="Ahmed Lugelo" w:date="2022-03-13T23:49:00Z">
              <w:r>
                <w:rPr>
                  <w:noProof w:val="0"/>
                  <w:sz w:val="16"/>
                  <w:lang w:bidi="en-US"/>
                </w:rPr>
                <w:t>DC</w:t>
              </w:r>
            </w:ins>
            <w:del w:id="162" w:author="Ahmed Lugelo" w:date="2022-03-13T23:49:00Z">
              <w:r w:rsidR="00441C3F" w:rsidRPr="007475B6" w:rsidDel="008D1A4A">
                <w:rPr>
                  <w:noProof w:val="0"/>
                  <w:sz w:val="16"/>
                  <w:lang w:bidi="en-US"/>
                </w:rPr>
                <w:delText>Discretionary</w:delText>
              </w:r>
            </w:del>
          </w:p>
        </w:tc>
        <w:tc>
          <w:tcPr>
            <w:tcW w:w="3639" w:type="dxa"/>
            <w:tcBorders>
              <w:bottom w:val="single" w:sz="8" w:space="0" w:color="auto"/>
            </w:tcBorders>
            <w:shd w:val="clear" w:color="auto" w:fill="auto"/>
            <w:vAlign w:val="center"/>
            <w:tcPrChange w:id="163" w:author="Ahmed Lugelo" w:date="2022-03-12T21:01:00Z">
              <w:tcPr>
                <w:tcW w:w="1843" w:type="dxa"/>
                <w:tcBorders>
                  <w:bottom w:val="single" w:sz="8" w:space="0" w:color="auto"/>
                </w:tcBorders>
                <w:shd w:val="clear" w:color="auto" w:fill="auto"/>
                <w:vAlign w:val="center"/>
              </w:tcPr>
            </w:tcPrChange>
          </w:tcPr>
          <w:p w14:paraId="4469D1B6" w14:textId="77777777" w:rsidR="00441C3F" w:rsidRPr="007475B6" w:rsidRDefault="00441C3F" w:rsidP="007475B6">
            <w:pPr>
              <w:autoSpaceDE w:val="0"/>
              <w:autoSpaceDN w:val="0"/>
              <w:adjustRightInd w:val="0"/>
              <w:snapToGrid w:val="0"/>
              <w:spacing w:line="240" w:lineRule="auto"/>
              <w:jc w:val="center"/>
              <w:rPr>
                <w:noProof w:val="0"/>
                <w:sz w:val="16"/>
                <w:lang w:bidi="en-US"/>
              </w:rPr>
            </w:pPr>
            <w:r w:rsidRPr="007475B6">
              <w:rPr>
                <w:noProof w:val="0"/>
                <w:sz w:val="16"/>
                <w:lang w:bidi="en-US"/>
              </w:rPr>
              <w:t>71</w:t>
            </w:r>
          </w:p>
        </w:tc>
      </w:tr>
    </w:tbl>
    <w:p w14:paraId="796E64A6" w14:textId="77777777" w:rsidR="00FA4323" w:rsidRPr="00B13C16" w:rsidRDefault="00FA4323" w:rsidP="00FA4323">
      <w:pPr>
        <w:adjustRightInd w:val="0"/>
        <w:snapToGrid w:val="0"/>
        <w:rPr>
          <w:noProof w:val="0"/>
          <w:lang w:bidi="en-US"/>
        </w:rPr>
      </w:pPr>
    </w:p>
    <w:p w14:paraId="1B1833D6" w14:textId="457EBEB8" w:rsidR="00FA4323" w:rsidRPr="00B13C16" w:rsidRDefault="00FA4323" w:rsidP="007475B6">
      <w:pPr>
        <w:pStyle w:val="MDPI31text"/>
      </w:pPr>
      <w:r w:rsidRPr="00B13C16">
        <w:t xml:space="preserve">During the main campaign, the vaccinators undertaking the </w:t>
      </w:r>
      <w:del w:id="164" w:author="Ahmed Lugelo" w:date="2022-03-13T23:49:00Z">
        <w:r w:rsidRPr="00B13C16" w:rsidDel="008D1A4A">
          <w:delText>centralized pulsed vaccination</w:delText>
        </w:r>
      </w:del>
      <w:ins w:id="165" w:author="Ahmed Lugelo" w:date="2022-03-13T23:49:00Z">
        <w:r w:rsidR="008D1A4A">
          <w:t>CPV</w:t>
        </w:r>
      </w:ins>
      <w:r w:rsidRPr="00B13C16">
        <w:t xml:space="preserve"> and the </w:t>
      </w:r>
      <w:del w:id="166" w:author="Ahmed Lugelo" w:date="2022-03-13T23:50:00Z">
        <w:r w:rsidRPr="00B13C16" w:rsidDel="008D1A4A">
          <w:delText>village-level decentralized continuous</w:delText>
        </w:r>
      </w:del>
      <w:ins w:id="167" w:author="Ahmed Lugelo" w:date="2022-03-13T23:50:00Z">
        <w:r w:rsidR="008D1A4A">
          <w:t>VLC</w:t>
        </w:r>
      </w:ins>
      <w:r w:rsidRPr="00B13C16">
        <w:t xml:space="preserve"> vaccination strategies vaccinated the most dogs per day compared to those implementing the </w:t>
      </w:r>
      <w:del w:id="168" w:author="Ahmed Lugelo" w:date="2022-03-13T23:50:00Z">
        <w:r w:rsidRPr="00B13C16" w:rsidDel="008D1A4A">
          <w:delText>decentralized sub-village</w:delText>
        </w:r>
      </w:del>
      <w:ins w:id="169" w:author="Ahmed Lugelo" w:date="2022-03-13T23:50:00Z">
        <w:r w:rsidR="008D1A4A">
          <w:t>SVLC</w:t>
        </w:r>
      </w:ins>
      <w:r w:rsidRPr="00B13C16">
        <w:t xml:space="preserve"> level and </w:t>
      </w:r>
      <w:del w:id="170" w:author="Ahmed Lugelo" w:date="2022-03-13T23:50:00Z">
        <w:r w:rsidRPr="00B13C16" w:rsidDel="008D1A4A">
          <w:delText>discretionary continuous strategies</w:delText>
        </w:r>
      </w:del>
      <w:ins w:id="171" w:author="Ahmed Lugelo" w:date="2022-03-13T23:50:00Z">
        <w:r w:rsidR="008D1A4A">
          <w:t>DC</w:t>
        </w:r>
      </w:ins>
      <w:r w:rsidRPr="00B13C16">
        <w:t xml:space="preserve"> (Table 2). Subsequent campaigns in the </w:t>
      </w:r>
      <w:del w:id="172" w:author="Ahmed Lugelo" w:date="2022-03-13T23:50:00Z">
        <w:r w:rsidRPr="00B13C16" w:rsidDel="008D1A4A">
          <w:delText>decentralized continuous</w:delText>
        </w:r>
      </w:del>
      <w:ins w:id="173" w:author="Ahmed Lugelo" w:date="2022-03-13T23:50:00Z">
        <w:r w:rsidR="008D1A4A">
          <w:t>DCV</w:t>
        </w:r>
      </w:ins>
      <w:r w:rsidRPr="00B13C16">
        <w:t xml:space="preserve"> approach resulted in further dogs being vaccinated that would have been left unvaccinated if </w:t>
      </w:r>
      <w:del w:id="174" w:author="Ahmed Lugelo" w:date="2022-03-13T23:51:00Z">
        <w:r w:rsidRPr="00B13C16" w:rsidDel="008D1A4A">
          <w:delText>centralized pulsed vaccination</w:delText>
        </w:r>
      </w:del>
      <w:ins w:id="175" w:author="Ahmed Lugelo" w:date="2022-03-13T23:51:00Z">
        <w:r w:rsidR="008D1A4A">
          <w:t>CPV</w:t>
        </w:r>
      </w:ins>
      <w:r w:rsidRPr="00B13C16">
        <w:t xml:space="preserve"> was used. About 1,642 more dogs (32.14%) were vaccinated in the follow-up campaigns under the </w:t>
      </w:r>
      <w:del w:id="176" w:author="Ahmed Lugelo" w:date="2022-03-13T23:51:00Z">
        <w:r w:rsidRPr="00B13C16" w:rsidDel="008D1A4A">
          <w:delText>village-level strategy</w:delText>
        </w:r>
      </w:del>
      <w:ins w:id="177" w:author="Ahmed Lugelo" w:date="2022-03-13T23:51:00Z">
        <w:r w:rsidR="008D1A4A">
          <w:t>VLC</w:t>
        </w:r>
      </w:ins>
      <w:r w:rsidRPr="00B13C16">
        <w:t xml:space="preserve">, while follow up campaigns in the </w:t>
      </w:r>
      <w:del w:id="178" w:author="Ahmed Lugelo" w:date="2022-03-13T23:51:00Z">
        <w:r w:rsidRPr="00B13C16" w:rsidDel="008D1A4A">
          <w:delText>sub-village level</w:delText>
        </w:r>
      </w:del>
      <w:ins w:id="179" w:author="Ahmed Lugelo" w:date="2022-03-13T23:51:00Z">
        <w:r w:rsidR="008D1A4A">
          <w:t>SVLC</w:t>
        </w:r>
      </w:ins>
      <w:r w:rsidRPr="00B13C16">
        <w:t xml:space="preserve"> and </w:t>
      </w:r>
      <w:del w:id="180" w:author="Ahmed Lugelo" w:date="2022-03-13T23:51:00Z">
        <w:r w:rsidRPr="00B13C16" w:rsidDel="008D1A4A">
          <w:delText xml:space="preserve">discretionary </w:delText>
        </w:r>
      </w:del>
      <w:ins w:id="181" w:author="Ahmed Lugelo" w:date="2022-03-13T23:51:00Z">
        <w:r w:rsidR="008D1A4A">
          <w:t>DC</w:t>
        </w:r>
        <w:r w:rsidR="008D1A4A" w:rsidRPr="00B13C16">
          <w:t xml:space="preserve"> </w:t>
        </w:r>
      </w:ins>
      <w:r w:rsidRPr="00B13C16">
        <w:t xml:space="preserve">strategies led to 1,456 dogs (28.15%) and 1,139 dogs (24.57%) being vaccinated (Figure 2). Of the 14,917 dogs vaccinated under the </w:t>
      </w:r>
      <w:del w:id="182" w:author="Ahmed Lugelo" w:date="2022-03-13T23:52:00Z">
        <w:r w:rsidRPr="00B13C16" w:rsidDel="008D1A4A">
          <w:delText>continuous vaccination</w:delText>
        </w:r>
      </w:del>
      <w:ins w:id="183" w:author="Ahmed Lugelo" w:date="2022-03-13T23:52:00Z">
        <w:r w:rsidR="008D1A4A">
          <w:t>DCV</w:t>
        </w:r>
      </w:ins>
      <w:r w:rsidRPr="00B13C16">
        <w:t xml:space="preserve"> approach, 14,196 (95%) were vaccinated using central point clinics held at village and sub-village levels, and only 2.74% and 2.09% of dogs were vaccinated using house-to-house and on-demand methods respectively. </w:t>
      </w:r>
    </w:p>
    <w:p w14:paraId="5123C7AB" w14:textId="77777777" w:rsidR="00FA4323" w:rsidRPr="00B13C16" w:rsidRDefault="00FA4323" w:rsidP="007475B6">
      <w:pPr>
        <w:pStyle w:val="MDPI52figure"/>
        <w:rPr>
          <w:lang w:eastAsia="zh-CN"/>
        </w:rPr>
      </w:pPr>
      <w:r w:rsidRPr="00174AEE">
        <w:rPr>
          <w:noProof/>
        </w:rPr>
        <w:drawing>
          <wp:inline distT="0" distB="0" distL="0" distR="0" wp14:anchorId="700B9C05" wp14:editId="4DE76DF8">
            <wp:extent cx="4838700" cy="3406226"/>
            <wp:effectExtent l="0" t="0" r="0" b="38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0903" cy="3407777"/>
                    </a:xfrm>
                    <a:prstGeom prst="rect">
                      <a:avLst/>
                    </a:prstGeom>
                    <a:noFill/>
                    <a:ln>
                      <a:noFill/>
                    </a:ln>
                  </pic:spPr>
                </pic:pic>
              </a:graphicData>
            </a:graphic>
          </wp:inline>
        </w:drawing>
      </w:r>
    </w:p>
    <w:p w14:paraId="64AFD418" w14:textId="4387FCA6" w:rsidR="00FA4323" w:rsidRPr="00B13C16" w:rsidRDefault="007475B6" w:rsidP="007475B6">
      <w:pPr>
        <w:pStyle w:val="MDPI51figurecaption"/>
        <w:ind w:left="425" w:right="425"/>
        <w:jc w:val="both"/>
      </w:pPr>
      <w:r w:rsidRPr="007475B6">
        <w:rPr>
          <w:b/>
          <w:bCs/>
        </w:rPr>
        <w:t xml:space="preserve">Figure 2. </w:t>
      </w:r>
      <w:r w:rsidR="00FA4323" w:rsidRPr="00B13C16">
        <w:rPr>
          <w:b/>
          <w:bCs/>
        </w:rPr>
        <w:t xml:space="preserve">Dogs vaccinated in each strategy in the main and follow up campaigns. </w:t>
      </w:r>
      <w:r w:rsidR="00FA4323" w:rsidRPr="00B13C16">
        <w:t>CPV = centralized pulsed vaccination, VLC = village-level continuous decentralized vaccination, SVLC = sub-village level continuous decentralized vaccination, DC = discretion continuous decentralized vaccination.</w:t>
      </w:r>
    </w:p>
    <w:p w14:paraId="6D595DEF" w14:textId="77777777" w:rsidR="00FA4323" w:rsidRPr="007475B6" w:rsidRDefault="00FA4323" w:rsidP="007475B6">
      <w:pPr>
        <w:pStyle w:val="MDPI22heading2"/>
        <w:spacing w:before="240"/>
      </w:pPr>
      <w:r w:rsidRPr="007475B6">
        <w:t>Accuracy of dog vaccination status assessment</w:t>
      </w:r>
    </w:p>
    <w:p w14:paraId="18758D5E" w14:textId="77777777" w:rsidR="00FA4323" w:rsidRPr="00B13C16" w:rsidRDefault="00FA4323" w:rsidP="007475B6">
      <w:pPr>
        <w:pStyle w:val="MDPI31text"/>
      </w:pPr>
      <w:r w:rsidRPr="00B13C16">
        <w:lastRenderedPageBreak/>
        <w:t xml:space="preserve">The accuracy of certification and owner recall was assessed using data from 598 single-dog households. The sensitivity and specificity of certification of dog vaccination status were 91.9% (95% CI 88.3 – 94.6) and 83.5% (95% CI 78.6 – 87.6) respectively. Owner recall of dog vaccination status had sensitivity of 98.1% (95% CI 96.0 – 99.3) and specificity of 79.5% (95% CI 74.3 – 84.1). </w:t>
      </w:r>
    </w:p>
    <w:p w14:paraId="1EA47F97" w14:textId="77777777" w:rsidR="00FA4323" w:rsidRPr="007475B6" w:rsidRDefault="00FA4323" w:rsidP="007475B6">
      <w:pPr>
        <w:pStyle w:val="MDPI22heading2"/>
        <w:spacing w:before="240"/>
      </w:pPr>
      <w:r w:rsidRPr="007475B6">
        <w:t>Vaccination coverage</w:t>
      </w:r>
    </w:p>
    <w:p w14:paraId="27BF9767" w14:textId="0172018D" w:rsidR="00FA4323" w:rsidRPr="00B13C16" w:rsidRDefault="00FA4323" w:rsidP="007475B6">
      <w:pPr>
        <w:pStyle w:val="MDPI31text"/>
      </w:pPr>
      <w:r w:rsidRPr="00B13C16">
        <w:t xml:space="preserve">The vaccination coverage achieved varied under the different delivery strategies (Figure 3). At time point 1 (1-month post-vaccination campaign), the overall vaccination coverage achieved using the </w:t>
      </w:r>
      <w:del w:id="184" w:author="Ahmed Lugelo" w:date="2022-03-13T23:53:00Z">
        <w:r w:rsidRPr="00B13C16" w:rsidDel="008D1A4A">
          <w:delText>decentralized continuous</w:delText>
        </w:r>
      </w:del>
      <w:ins w:id="185" w:author="Ahmed Lugelo" w:date="2022-03-13T23:53:00Z">
        <w:r w:rsidR="008D1A4A">
          <w:t>DCV</w:t>
        </w:r>
      </w:ins>
      <w:r w:rsidRPr="00B13C16">
        <w:t xml:space="preserve"> method was higher at 64.10% (95% CI 62.12 – 66.04) than under the </w:t>
      </w:r>
      <w:del w:id="186" w:author="Ahmed Lugelo" w:date="2022-03-13T23:53:00Z">
        <w:r w:rsidRPr="00B13C16" w:rsidDel="008D1A4A">
          <w:delText>centralized pulsed vaccination</w:delText>
        </w:r>
      </w:del>
      <w:ins w:id="187" w:author="Ahmed Lugelo" w:date="2022-03-13T23:53:00Z">
        <w:r w:rsidR="008D1A4A">
          <w:t>CPV</w:t>
        </w:r>
      </w:ins>
      <w:r w:rsidRPr="00B13C16">
        <w:t xml:space="preserve"> approach at 35.86% (95% CI 32.59 – 39.51). Similarly, at time point 2 the </w:t>
      </w:r>
      <w:del w:id="188" w:author="Ahmed Lugelo" w:date="2022-03-13T23:54:00Z">
        <w:r w:rsidRPr="00B13C16" w:rsidDel="008D1A4A">
          <w:delText xml:space="preserve">continuous </w:delText>
        </w:r>
      </w:del>
      <w:ins w:id="189" w:author="Ahmed Lugelo" w:date="2022-03-13T23:54:00Z">
        <w:r w:rsidR="008D1A4A">
          <w:t>DCV</w:t>
        </w:r>
        <w:r w:rsidR="008D1A4A" w:rsidRPr="00B13C16">
          <w:t xml:space="preserve"> </w:t>
        </w:r>
      </w:ins>
      <w:r w:rsidRPr="00B13C16">
        <w:t xml:space="preserve">method had a higher level of coverage of 60.67% (95% CI 58.47 – 62.84) compared to </w:t>
      </w:r>
      <w:del w:id="190" w:author="Ahmed Lugelo" w:date="2022-03-13T23:54:00Z">
        <w:r w:rsidRPr="00B13C16" w:rsidDel="008D1A4A">
          <w:delText>centralized vaccination</w:delText>
        </w:r>
      </w:del>
      <w:ins w:id="191" w:author="Ahmed Lugelo" w:date="2022-03-13T23:54:00Z">
        <w:r w:rsidR="008D1A4A">
          <w:t>CPV</w:t>
        </w:r>
      </w:ins>
      <w:r w:rsidRPr="00B13C16">
        <w:t xml:space="preserve"> with 32.10% (95% CI 28.82-35.57). Between the two time points, the coverage dropped by 3.76% and 3.43% in the </w:t>
      </w:r>
      <w:del w:id="192" w:author="Ahmed Lugelo" w:date="2022-03-13T23:54:00Z">
        <w:r w:rsidRPr="00B13C16" w:rsidDel="008D1A4A">
          <w:delText>centralized vaccination approach</w:delText>
        </w:r>
      </w:del>
      <w:ins w:id="193" w:author="Ahmed Lugelo" w:date="2022-03-13T23:54:00Z">
        <w:r w:rsidR="008D1A4A">
          <w:t>CPV</w:t>
        </w:r>
      </w:ins>
      <w:r w:rsidRPr="00B13C16">
        <w:t xml:space="preserve"> and </w:t>
      </w:r>
      <w:del w:id="194" w:author="Ahmed Lugelo" w:date="2022-03-13T23:54:00Z">
        <w:r w:rsidRPr="00B13C16" w:rsidDel="008D1A4A">
          <w:delText xml:space="preserve">continuous </w:delText>
        </w:r>
      </w:del>
      <w:proofErr w:type="spellStart"/>
      <w:ins w:id="195" w:author="Ahmed Lugelo" w:date="2022-03-13T23:54:00Z">
        <w:r w:rsidR="008D1A4A">
          <w:t>DCV</w:t>
        </w:r>
      </w:ins>
      <w:r w:rsidRPr="00B13C16">
        <w:t>methods</w:t>
      </w:r>
      <w:proofErr w:type="spellEnd"/>
      <w:r w:rsidRPr="00B13C16">
        <w:t xml:space="preserve"> respectively. There was also variation in coverage amongst the </w:t>
      </w:r>
      <w:del w:id="196" w:author="Ahmed Lugelo" w:date="2022-03-13T23:54:00Z">
        <w:r w:rsidRPr="00B13C16" w:rsidDel="0035781D">
          <w:delText>decentralized continuous</w:delText>
        </w:r>
      </w:del>
      <w:ins w:id="197" w:author="Ahmed Lugelo" w:date="2022-03-13T23:54:00Z">
        <w:r w:rsidR="0035781D">
          <w:t>DCV</w:t>
        </w:r>
      </w:ins>
      <w:r w:rsidRPr="00B13C16">
        <w:t xml:space="preserve"> vaccination sub-strategies. The </w:t>
      </w:r>
      <w:del w:id="198" w:author="Ahmed Lugelo" w:date="2022-03-13T23:54:00Z">
        <w:r w:rsidRPr="00B13C16" w:rsidDel="0035781D">
          <w:delText xml:space="preserve">discretionary </w:delText>
        </w:r>
      </w:del>
      <w:ins w:id="199" w:author="Ahmed Lugelo" w:date="2022-03-13T23:54:00Z">
        <w:r w:rsidR="0035781D">
          <w:t>DC</w:t>
        </w:r>
        <w:r w:rsidR="0035781D" w:rsidRPr="00B13C16">
          <w:t xml:space="preserve"> </w:t>
        </w:r>
      </w:ins>
      <w:r w:rsidRPr="00B13C16">
        <w:t xml:space="preserve">strategy attained high initial coverage of 68% but declined to 58.91% toward the end of the study. In contrast, there was an increase in coverage in </w:t>
      </w:r>
      <w:del w:id="200" w:author="Ahmed Lugelo" w:date="2022-03-13T23:55:00Z">
        <w:r w:rsidRPr="00B13C16" w:rsidDel="0035781D">
          <w:delText>sub-village-level</w:delText>
        </w:r>
      </w:del>
      <w:ins w:id="201" w:author="Ahmed Lugelo" w:date="2022-03-13T23:55:00Z">
        <w:r w:rsidR="0035781D">
          <w:t>SVLC</w:t>
        </w:r>
      </w:ins>
      <w:r w:rsidRPr="00B13C16">
        <w:t xml:space="preserve"> from 60.97% to 64.88% (Figure 3). </w:t>
      </w:r>
    </w:p>
    <w:p w14:paraId="7C201232" w14:textId="77777777" w:rsidR="00FA4323" w:rsidRPr="00B13C16" w:rsidRDefault="00FA4323" w:rsidP="007475B6">
      <w:pPr>
        <w:pStyle w:val="MDPI52figure"/>
        <w:rPr>
          <w:lang w:eastAsia="zh-CN"/>
        </w:rPr>
      </w:pPr>
      <w:r w:rsidRPr="00174AEE">
        <w:rPr>
          <w:noProof/>
        </w:rPr>
        <w:drawing>
          <wp:inline distT="0" distB="0" distL="0" distR="0" wp14:anchorId="68519383" wp14:editId="1C94E6B4">
            <wp:extent cx="5619750" cy="39560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3956050"/>
                    </a:xfrm>
                    <a:prstGeom prst="rect">
                      <a:avLst/>
                    </a:prstGeom>
                    <a:noFill/>
                    <a:ln>
                      <a:noFill/>
                    </a:ln>
                  </pic:spPr>
                </pic:pic>
              </a:graphicData>
            </a:graphic>
          </wp:inline>
        </w:drawing>
      </w:r>
    </w:p>
    <w:p w14:paraId="756708D0" w14:textId="2BF542EF" w:rsidR="00FA4323" w:rsidRPr="00B13C16" w:rsidRDefault="007475B6" w:rsidP="007475B6">
      <w:pPr>
        <w:pStyle w:val="MDPI51figurecaption"/>
        <w:ind w:left="425" w:right="425"/>
        <w:jc w:val="both"/>
      </w:pPr>
      <w:r w:rsidRPr="007475B6">
        <w:rPr>
          <w:b/>
          <w:bCs/>
        </w:rPr>
        <w:t xml:space="preserve">Figure 3. </w:t>
      </w:r>
      <w:r w:rsidR="00FA4323" w:rsidRPr="00B13C16">
        <w:rPr>
          <w:b/>
          <w:bCs/>
        </w:rPr>
        <w:t>Vaccination coverage attained in each strategy at month 1 and month 11 post vaccination</w:t>
      </w:r>
      <w:r w:rsidR="00FA4323" w:rsidRPr="00B13C16">
        <w:t>. Coverage was estimated from the number of dogs with microchips out of all dogs recorded as living at surveyed households. CPV = centralized pulsed vaccination, VLC = village-level continuous decentralized vaccination, SVLC = sub-village level continuous decentralized vaccination, DC = discretion continuous decentralized vaccination.</w:t>
      </w:r>
    </w:p>
    <w:p w14:paraId="3EB2DFF8" w14:textId="7D07C50E" w:rsidR="00FA4323" w:rsidRPr="00B13C16" w:rsidRDefault="00FA4323" w:rsidP="007475B6">
      <w:pPr>
        <w:pStyle w:val="MDPI31text"/>
      </w:pPr>
      <w:r w:rsidRPr="00B13C16">
        <w:t xml:space="preserve">Estimation of vaccination coverage using owner recall overestimates coverage (relative to the gold standard approach using microchips) by an average of 2.5%, though this difference between the two estimation methods varies between wards and strategies (Figure 4).  Overestimation by the owner recall approach is most substantial under the </w:t>
      </w:r>
      <w:del w:id="202" w:author="Ahmed Lugelo" w:date="2022-03-13T23:55:00Z">
        <w:r w:rsidRPr="00B13C16" w:rsidDel="0035781D">
          <w:delText>centralised pulse vaccination</w:delText>
        </w:r>
      </w:del>
      <w:ins w:id="203" w:author="Ahmed Lugelo" w:date="2022-03-13T23:55:00Z">
        <w:r w:rsidR="0035781D">
          <w:t>CPV</w:t>
        </w:r>
      </w:ins>
      <w:r w:rsidRPr="00B13C16">
        <w:t xml:space="preserve"> strategy and is less evident under the </w:t>
      </w:r>
      <w:del w:id="204" w:author="Ahmed Lugelo" w:date="2022-03-13T23:56:00Z">
        <w:r w:rsidRPr="00B13C16" w:rsidDel="0035781D">
          <w:delText xml:space="preserve">continuous </w:delText>
        </w:r>
      </w:del>
      <w:ins w:id="205" w:author="Ahmed Lugelo" w:date="2022-03-13T23:56:00Z">
        <w:r w:rsidR="0035781D">
          <w:t>DCV</w:t>
        </w:r>
        <w:r w:rsidR="0035781D" w:rsidRPr="00B13C16">
          <w:t xml:space="preserve"> </w:t>
        </w:r>
      </w:ins>
      <w:r w:rsidRPr="00B13C16">
        <w:t xml:space="preserve">strategies, where underestimation sometimes occurs.  Coverage estimates from certificates, however, underestimate coverage on </w:t>
      </w:r>
      <w:r w:rsidRPr="00B13C16">
        <w:lastRenderedPageBreak/>
        <w:t xml:space="preserve">average by 3.6%, though this again varies by ward and strategy, with underestimation being most substantial for the </w:t>
      </w:r>
      <w:del w:id="206" w:author="Ahmed Lugelo" w:date="2022-03-13T23:56:00Z">
        <w:r w:rsidRPr="00B13C16" w:rsidDel="0035781D">
          <w:delText xml:space="preserve">continuous </w:delText>
        </w:r>
      </w:del>
      <w:ins w:id="207" w:author="Ahmed Lugelo" w:date="2022-03-13T23:56:00Z">
        <w:r w:rsidR="0035781D">
          <w:t>DCV</w:t>
        </w:r>
        <w:r w:rsidR="0035781D" w:rsidRPr="00B13C16">
          <w:t xml:space="preserve"> </w:t>
        </w:r>
      </w:ins>
      <w:r w:rsidRPr="00B13C16">
        <w:t xml:space="preserve">strategies (certificates tended to overestimate vaccination under </w:t>
      </w:r>
      <w:del w:id="208" w:author="Ahmed Lugelo" w:date="2022-03-13T23:56:00Z">
        <w:r w:rsidRPr="00B13C16" w:rsidDel="0035781D">
          <w:delText>centralised pulsed vaccination</w:delText>
        </w:r>
      </w:del>
      <w:ins w:id="209" w:author="Ahmed Lugelo" w:date="2022-03-13T23:56:00Z">
        <w:r w:rsidR="0035781D">
          <w:t>CPV</w:t>
        </w:r>
      </w:ins>
      <w:r w:rsidRPr="00B13C16">
        <w:t xml:space="preserve">).  </w:t>
      </w:r>
    </w:p>
    <w:p w14:paraId="7CB33554" w14:textId="77777777" w:rsidR="007475B6" w:rsidRDefault="00FA4323" w:rsidP="007475B6">
      <w:pPr>
        <w:pStyle w:val="MDPI52figure"/>
      </w:pPr>
      <w:r w:rsidRPr="00FA4323">
        <w:rPr>
          <w:noProof/>
        </w:rPr>
        <w:drawing>
          <wp:inline distT="0" distB="0" distL="0" distR="0" wp14:anchorId="17634044" wp14:editId="55A51F02">
            <wp:extent cx="5486400" cy="4572000"/>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11E7BBC0" w14:textId="02EF0FC3" w:rsidR="00FA4323" w:rsidRPr="00B13C16" w:rsidRDefault="007475B6" w:rsidP="007475B6">
      <w:pPr>
        <w:pStyle w:val="MDPI51figurecaption"/>
        <w:ind w:left="425" w:right="425"/>
        <w:jc w:val="both"/>
      </w:pPr>
      <w:r w:rsidRPr="007475B6">
        <w:rPr>
          <w:b/>
          <w:bCs/>
        </w:rPr>
        <w:t xml:space="preserve">Figure 4. </w:t>
      </w:r>
      <w:r w:rsidR="00FA4323" w:rsidRPr="00B13C16">
        <w:rPr>
          <w:b/>
          <w:bCs/>
        </w:rPr>
        <w:t xml:space="preserve">Coverage estimates according to different methods of measuring coverage. </w:t>
      </w:r>
      <w:r w:rsidR="00FA4323" w:rsidRPr="00B13C16">
        <w:t xml:space="preserve"> </w:t>
      </w:r>
      <w:proofErr w:type="spellStart"/>
      <w:r w:rsidR="00FA4323" w:rsidRPr="00B13C16">
        <w:t>Generalised</w:t>
      </w:r>
      <w:proofErr w:type="spellEnd"/>
      <w:r w:rsidR="00FA4323" w:rsidRPr="00B13C16">
        <w:t xml:space="preserve"> linear mixed model (GLMM) estimates in each of the twelve study districts under each of the three coverage estimation methods at 11 months after the main vaccination campaign. CPV = centralized pulsed vaccination, VLC = village-level continuous decentralized vaccination, SVLC = sub-village level continuous decentralized vaccination, DC = discretion continuous decentralized vaccination.</w:t>
      </w:r>
    </w:p>
    <w:p w14:paraId="4C0BB47F" w14:textId="474BAA6B" w:rsidR="00FA4323" w:rsidRPr="00B13C16" w:rsidRDefault="007475B6" w:rsidP="007475B6">
      <w:pPr>
        <w:pStyle w:val="MDPI41tablecaption"/>
        <w:ind w:left="425" w:right="425"/>
        <w:jc w:val="center"/>
      </w:pPr>
      <w:r w:rsidRPr="007475B6">
        <w:rPr>
          <w:b/>
        </w:rPr>
        <w:t xml:space="preserve">Table 3. </w:t>
      </w:r>
      <w:r w:rsidR="00FA4323" w:rsidRPr="00B13C16">
        <w:t>Respondent perceptions regarding the dog vaccination services</w:t>
      </w:r>
      <w:r>
        <w:t>.</w:t>
      </w:r>
    </w:p>
    <w:tbl>
      <w:tblPr>
        <w:tblStyle w:val="TableGrid"/>
        <w:tblW w:w="104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85"/>
        <w:gridCol w:w="1127"/>
        <w:gridCol w:w="1670"/>
        <w:gridCol w:w="1712"/>
        <w:gridCol w:w="1771"/>
      </w:tblGrid>
      <w:tr w:rsidR="00FA4323" w:rsidRPr="007475B6" w14:paraId="77FB656B" w14:textId="77777777" w:rsidTr="007475B6">
        <w:trPr>
          <w:jc w:val="center"/>
        </w:trPr>
        <w:tc>
          <w:tcPr>
            <w:tcW w:w="3686" w:type="dxa"/>
            <w:tcBorders>
              <w:top w:val="single" w:sz="8" w:space="0" w:color="auto"/>
              <w:bottom w:val="single" w:sz="4" w:space="0" w:color="auto"/>
            </w:tcBorders>
            <w:shd w:val="clear" w:color="auto" w:fill="auto"/>
            <w:vAlign w:val="center"/>
          </w:tcPr>
          <w:p w14:paraId="7818599B"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Variable</w:t>
            </w:r>
          </w:p>
        </w:tc>
        <w:tc>
          <w:tcPr>
            <w:tcW w:w="992" w:type="dxa"/>
            <w:tcBorders>
              <w:top w:val="single" w:sz="8" w:space="0" w:color="auto"/>
              <w:bottom w:val="single" w:sz="4" w:space="0" w:color="auto"/>
            </w:tcBorders>
            <w:shd w:val="clear" w:color="auto" w:fill="auto"/>
            <w:vAlign w:val="center"/>
          </w:tcPr>
          <w:p w14:paraId="59328E9C" w14:textId="52B4EC67" w:rsidR="00FA4323" w:rsidRPr="007475B6" w:rsidRDefault="0035781D" w:rsidP="007475B6">
            <w:pPr>
              <w:autoSpaceDE w:val="0"/>
              <w:autoSpaceDN w:val="0"/>
              <w:adjustRightInd w:val="0"/>
              <w:snapToGrid w:val="0"/>
              <w:spacing w:line="240" w:lineRule="auto"/>
              <w:jc w:val="center"/>
              <w:rPr>
                <w:b/>
                <w:bCs/>
                <w:noProof w:val="0"/>
                <w:sz w:val="16"/>
                <w:lang w:bidi="en-US"/>
              </w:rPr>
            </w:pPr>
            <w:ins w:id="210" w:author="Ahmed Lugelo" w:date="2022-03-13T23:57:00Z">
              <w:r>
                <w:rPr>
                  <w:b/>
                  <w:bCs/>
                  <w:noProof w:val="0"/>
                  <w:sz w:val="16"/>
                  <w:lang w:bidi="en-US"/>
                </w:rPr>
                <w:t>CPV</w:t>
              </w:r>
            </w:ins>
            <w:del w:id="211" w:author="Ahmed Lugelo" w:date="2022-03-13T23:57:00Z">
              <w:r w:rsidR="00FA4323" w:rsidRPr="007475B6" w:rsidDel="0035781D">
                <w:rPr>
                  <w:b/>
                  <w:bCs/>
                  <w:noProof w:val="0"/>
                  <w:sz w:val="16"/>
                  <w:lang w:bidi="en-US"/>
                </w:rPr>
                <w:delText>Pulse</w:delText>
              </w:r>
            </w:del>
          </w:p>
        </w:tc>
        <w:tc>
          <w:tcPr>
            <w:tcW w:w="1470" w:type="dxa"/>
            <w:tcBorders>
              <w:top w:val="single" w:sz="8" w:space="0" w:color="auto"/>
              <w:bottom w:val="single" w:sz="4" w:space="0" w:color="auto"/>
            </w:tcBorders>
            <w:shd w:val="clear" w:color="auto" w:fill="auto"/>
            <w:vAlign w:val="center"/>
          </w:tcPr>
          <w:p w14:paraId="0395E7E4" w14:textId="5BF6FA71" w:rsidR="00FA4323" w:rsidRPr="007475B6" w:rsidRDefault="0035781D" w:rsidP="007475B6">
            <w:pPr>
              <w:autoSpaceDE w:val="0"/>
              <w:autoSpaceDN w:val="0"/>
              <w:adjustRightInd w:val="0"/>
              <w:snapToGrid w:val="0"/>
              <w:spacing w:line="240" w:lineRule="auto"/>
              <w:jc w:val="center"/>
              <w:rPr>
                <w:b/>
                <w:bCs/>
                <w:noProof w:val="0"/>
                <w:sz w:val="16"/>
                <w:lang w:bidi="en-US"/>
              </w:rPr>
            </w:pPr>
            <w:ins w:id="212" w:author="Ahmed Lugelo" w:date="2022-03-13T23:57:00Z">
              <w:r>
                <w:rPr>
                  <w:b/>
                  <w:bCs/>
                  <w:noProof w:val="0"/>
                  <w:sz w:val="16"/>
                  <w:lang w:bidi="en-US"/>
                </w:rPr>
                <w:t>VLC</w:t>
              </w:r>
            </w:ins>
            <w:del w:id="213" w:author="Ahmed Lugelo" w:date="2022-03-13T23:57:00Z">
              <w:r w:rsidR="00FA4323" w:rsidRPr="007475B6" w:rsidDel="0035781D">
                <w:rPr>
                  <w:b/>
                  <w:bCs/>
                  <w:noProof w:val="0"/>
                  <w:sz w:val="16"/>
                  <w:lang w:bidi="en-US"/>
                </w:rPr>
                <w:delText>Village-level</w:delText>
              </w:r>
            </w:del>
          </w:p>
        </w:tc>
        <w:tc>
          <w:tcPr>
            <w:tcW w:w="1507" w:type="dxa"/>
            <w:tcBorders>
              <w:top w:val="single" w:sz="8" w:space="0" w:color="auto"/>
              <w:bottom w:val="single" w:sz="4" w:space="0" w:color="auto"/>
            </w:tcBorders>
            <w:shd w:val="clear" w:color="auto" w:fill="auto"/>
            <w:vAlign w:val="center"/>
          </w:tcPr>
          <w:p w14:paraId="28EDDAEA" w14:textId="7782A792" w:rsidR="00FA4323" w:rsidRPr="007475B6" w:rsidRDefault="0035781D" w:rsidP="007475B6">
            <w:pPr>
              <w:autoSpaceDE w:val="0"/>
              <w:autoSpaceDN w:val="0"/>
              <w:adjustRightInd w:val="0"/>
              <w:snapToGrid w:val="0"/>
              <w:spacing w:line="240" w:lineRule="auto"/>
              <w:jc w:val="center"/>
              <w:rPr>
                <w:b/>
                <w:bCs/>
                <w:noProof w:val="0"/>
                <w:sz w:val="16"/>
                <w:lang w:bidi="en-US"/>
              </w:rPr>
            </w:pPr>
            <w:ins w:id="214" w:author="Ahmed Lugelo" w:date="2022-03-13T23:57:00Z">
              <w:r>
                <w:rPr>
                  <w:b/>
                  <w:bCs/>
                  <w:noProof w:val="0"/>
                  <w:sz w:val="16"/>
                  <w:lang w:bidi="en-US"/>
                </w:rPr>
                <w:t>SVLC</w:t>
              </w:r>
            </w:ins>
            <w:del w:id="215" w:author="Ahmed Lugelo" w:date="2022-03-13T23:57:00Z">
              <w:r w:rsidR="00FA4323" w:rsidRPr="007475B6" w:rsidDel="0035781D">
                <w:rPr>
                  <w:b/>
                  <w:bCs/>
                  <w:noProof w:val="0"/>
                  <w:sz w:val="16"/>
                  <w:lang w:bidi="en-US"/>
                </w:rPr>
                <w:delText>Sub-village</w:delText>
              </w:r>
            </w:del>
          </w:p>
        </w:tc>
        <w:tc>
          <w:tcPr>
            <w:tcW w:w="1559" w:type="dxa"/>
            <w:tcBorders>
              <w:top w:val="single" w:sz="8" w:space="0" w:color="auto"/>
              <w:bottom w:val="single" w:sz="4" w:space="0" w:color="auto"/>
            </w:tcBorders>
            <w:shd w:val="clear" w:color="auto" w:fill="auto"/>
            <w:vAlign w:val="center"/>
          </w:tcPr>
          <w:p w14:paraId="47F4089E" w14:textId="5BA6B97E" w:rsidR="00FA4323" w:rsidRPr="007475B6" w:rsidRDefault="0035781D" w:rsidP="007475B6">
            <w:pPr>
              <w:autoSpaceDE w:val="0"/>
              <w:autoSpaceDN w:val="0"/>
              <w:adjustRightInd w:val="0"/>
              <w:snapToGrid w:val="0"/>
              <w:spacing w:line="240" w:lineRule="auto"/>
              <w:jc w:val="center"/>
              <w:rPr>
                <w:b/>
                <w:bCs/>
                <w:noProof w:val="0"/>
                <w:sz w:val="16"/>
                <w:lang w:bidi="en-US"/>
              </w:rPr>
            </w:pPr>
            <w:ins w:id="216" w:author="Ahmed Lugelo" w:date="2022-03-13T23:57:00Z">
              <w:r>
                <w:rPr>
                  <w:b/>
                  <w:bCs/>
                  <w:noProof w:val="0"/>
                  <w:sz w:val="16"/>
                  <w:lang w:bidi="en-US"/>
                </w:rPr>
                <w:t>DC</w:t>
              </w:r>
            </w:ins>
            <w:del w:id="217" w:author="Ahmed Lugelo" w:date="2022-03-13T23:57:00Z">
              <w:r w:rsidR="00FA4323" w:rsidRPr="007475B6" w:rsidDel="0035781D">
                <w:rPr>
                  <w:b/>
                  <w:bCs/>
                  <w:noProof w:val="0"/>
                  <w:sz w:val="16"/>
                  <w:lang w:bidi="en-US"/>
                </w:rPr>
                <w:delText>Discretionary</w:delText>
              </w:r>
            </w:del>
          </w:p>
        </w:tc>
      </w:tr>
      <w:tr w:rsidR="00FA4323" w:rsidRPr="007475B6" w14:paraId="4C303E88" w14:textId="77777777" w:rsidTr="007475B6">
        <w:trPr>
          <w:jc w:val="center"/>
        </w:trPr>
        <w:tc>
          <w:tcPr>
            <w:tcW w:w="3686" w:type="dxa"/>
            <w:tcBorders>
              <w:top w:val="single" w:sz="4" w:space="0" w:color="auto"/>
            </w:tcBorders>
            <w:shd w:val="clear" w:color="auto" w:fill="auto"/>
            <w:vAlign w:val="center"/>
          </w:tcPr>
          <w:p w14:paraId="026EB9C7" w14:textId="77777777" w:rsidR="00FA4323" w:rsidRPr="007475B6" w:rsidRDefault="00FA4323">
            <w:pPr>
              <w:autoSpaceDE w:val="0"/>
              <w:autoSpaceDN w:val="0"/>
              <w:adjustRightInd w:val="0"/>
              <w:snapToGrid w:val="0"/>
              <w:spacing w:line="240" w:lineRule="auto"/>
              <w:jc w:val="left"/>
              <w:rPr>
                <w:noProof w:val="0"/>
                <w:sz w:val="16"/>
                <w:lang w:bidi="en-US"/>
              </w:rPr>
              <w:pPrChange w:id="218" w:author="Ahmed Lugelo" w:date="2022-03-12T21:03:00Z">
                <w:pPr>
                  <w:autoSpaceDE w:val="0"/>
                  <w:autoSpaceDN w:val="0"/>
                  <w:adjustRightInd w:val="0"/>
                  <w:snapToGrid w:val="0"/>
                  <w:spacing w:line="240" w:lineRule="auto"/>
                  <w:jc w:val="center"/>
                </w:pPr>
              </w:pPrChange>
            </w:pPr>
            <w:r w:rsidRPr="007475B6">
              <w:rPr>
                <w:noProof w:val="0"/>
                <w:sz w:val="16"/>
                <w:lang w:bidi="en-US"/>
              </w:rPr>
              <w:t xml:space="preserve">When taking your dog for vaccination, were there sufficient people to vaccinate your dog? </w:t>
            </w:r>
          </w:p>
        </w:tc>
        <w:tc>
          <w:tcPr>
            <w:tcW w:w="992" w:type="dxa"/>
            <w:tcBorders>
              <w:top w:val="single" w:sz="4" w:space="0" w:color="auto"/>
            </w:tcBorders>
            <w:shd w:val="clear" w:color="auto" w:fill="auto"/>
            <w:vAlign w:val="center"/>
          </w:tcPr>
          <w:p w14:paraId="6CD9BD2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140/186 (75.27%)</w:t>
            </w:r>
          </w:p>
        </w:tc>
        <w:tc>
          <w:tcPr>
            <w:tcW w:w="1470" w:type="dxa"/>
            <w:tcBorders>
              <w:top w:val="single" w:sz="4" w:space="0" w:color="auto"/>
            </w:tcBorders>
            <w:shd w:val="clear" w:color="auto" w:fill="auto"/>
            <w:vAlign w:val="center"/>
          </w:tcPr>
          <w:p w14:paraId="783AE519"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294/294 (100%)</w:t>
            </w:r>
          </w:p>
        </w:tc>
        <w:tc>
          <w:tcPr>
            <w:tcW w:w="1507" w:type="dxa"/>
            <w:tcBorders>
              <w:top w:val="single" w:sz="4" w:space="0" w:color="auto"/>
            </w:tcBorders>
            <w:shd w:val="clear" w:color="auto" w:fill="auto"/>
            <w:vAlign w:val="center"/>
          </w:tcPr>
          <w:p w14:paraId="0673F62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326/326 (100%)</w:t>
            </w:r>
          </w:p>
        </w:tc>
        <w:tc>
          <w:tcPr>
            <w:tcW w:w="1559" w:type="dxa"/>
            <w:tcBorders>
              <w:top w:val="single" w:sz="4" w:space="0" w:color="auto"/>
            </w:tcBorders>
            <w:shd w:val="clear" w:color="auto" w:fill="auto"/>
            <w:vAlign w:val="center"/>
          </w:tcPr>
          <w:p w14:paraId="29B6282E"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244/245 (99.60%)</w:t>
            </w:r>
          </w:p>
        </w:tc>
      </w:tr>
      <w:tr w:rsidR="00FA4323" w:rsidRPr="007475B6" w14:paraId="6E0F8BA2" w14:textId="77777777" w:rsidTr="007475B6">
        <w:trPr>
          <w:jc w:val="center"/>
        </w:trPr>
        <w:tc>
          <w:tcPr>
            <w:tcW w:w="3686" w:type="dxa"/>
            <w:shd w:val="clear" w:color="auto" w:fill="auto"/>
            <w:vAlign w:val="center"/>
          </w:tcPr>
          <w:p w14:paraId="71DBCEBB" w14:textId="77777777" w:rsidR="00FA4323" w:rsidRPr="007475B6" w:rsidRDefault="00FA4323">
            <w:pPr>
              <w:autoSpaceDE w:val="0"/>
              <w:autoSpaceDN w:val="0"/>
              <w:adjustRightInd w:val="0"/>
              <w:snapToGrid w:val="0"/>
              <w:spacing w:line="240" w:lineRule="auto"/>
              <w:jc w:val="left"/>
              <w:rPr>
                <w:noProof w:val="0"/>
                <w:sz w:val="16"/>
                <w:lang w:bidi="en-US"/>
              </w:rPr>
              <w:pPrChange w:id="219" w:author="Ahmed Lugelo" w:date="2022-03-12T21:03:00Z">
                <w:pPr>
                  <w:autoSpaceDE w:val="0"/>
                  <w:autoSpaceDN w:val="0"/>
                  <w:adjustRightInd w:val="0"/>
                  <w:snapToGrid w:val="0"/>
                  <w:spacing w:line="240" w:lineRule="auto"/>
                  <w:jc w:val="center"/>
                </w:pPr>
              </w:pPrChange>
            </w:pPr>
          </w:p>
        </w:tc>
        <w:tc>
          <w:tcPr>
            <w:tcW w:w="992" w:type="dxa"/>
            <w:shd w:val="clear" w:color="auto" w:fill="auto"/>
            <w:vAlign w:val="center"/>
          </w:tcPr>
          <w:p w14:paraId="1896C848"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shd w:val="clear" w:color="auto" w:fill="auto"/>
            <w:vAlign w:val="center"/>
          </w:tcPr>
          <w:p w14:paraId="6B8E3ECE"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shd w:val="clear" w:color="auto" w:fill="auto"/>
            <w:vAlign w:val="center"/>
          </w:tcPr>
          <w:p w14:paraId="4B0C5E12"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shd w:val="clear" w:color="auto" w:fill="auto"/>
            <w:vAlign w:val="center"/>
          </w:tcPr>
          <w:p w14:paraId="3481AE7C"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r w:rsidR="00FA4323" w:rsidRPr="007475B6" w14:paraId="2F9175BB" w14:textId="77777777" w:rsidTr="007475B6">
        <w:trPr>
          <w:jc w:val="center"/>
        </w:trPr>
        <w:tc>
          <w:tcPr>
            <w:tcW w:w="3686" w:type="dxa"/>
            <w:shd w:val="clear" w:color="auto" w:fill="auto"/>
            <w:vAlign w:val="center"/>
          </w:tcPr>
          <w:p w14:paraId="656CB5B8" w14:textId="77777777" w:rsidR="00FA4323" w:rsidRPr="007475B6" w:rsidRDefault="00FA4323">
            <w:pPr>
              <w:autoSpaceDE w:val="0"/>
              <w:autoSpaceDN w:val="0"/>
              <w:adjustRightInd w:val="0"/>
              <w:snapToGrid w:val="0"/>
              <w:spacing w:line="240" w:lineRule="auto"/>
              <w:jc w:val="left"/>
              <w:rPr>
                <w:noProof w:val="0"/>
                <w:sz w:val="16"/>
                <w:lang w:bidi="en-US"/>
              </w:rPr>
              <w:pPrChange w:id="220" w:author="Ahmed Lugelo" w:date="2022-03-12T21:03:00Z">
                <w:pPr>
                  <w:autoSpaceDE w:val="0"/>
                  <w:autoSpaceDN w:val="0"/>
                  <w:adjustRightInd w:val="0"/>
                  <w:snapToGrid w:val="0"/>
                  <w:spacing w:line="240" w:lineRule="auto"/>
                  <w:jc w:val="center"/>
                </w:pPr>
              </w:pPrChange>
            </w:pPr>
            <w:r w:rsidRPr="007475B6">
              <w:rPr>
                <w:noProof w:val="0"/>
                <w:sz w:val="16"/>
                <w:lang w:bidi="en-US"/>
              </w:rPr>
              <w:t>When taking your dog for vaccination, was the equipment available to vaccinate your dog?</w:t>
            </w:r>
          </w:p>
        </w:tc>
        <w:tc>
          <w:tcPr>
            <w:tcW w:w="992" w:type="dxa"/>
            <w:shd w:val="clear" w:color="auto" w:fill="auto"/>
            <w:vAlign w:val="center"/>
          </w:tcPr>
          <w:p w14:paraId="1684350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156/185 (84.32%)</w:t>
            </w:r>
          </w:p>
        </w:tc>
        <w:tc>
          <w:tcPr>
            <w:tcW w:w="1470" w:type="dxa"/>
            <w:shd w:val="clear" w:color="auto" w:fill="auto"/>
            <w:vAlign w:val="center"/>
          </w:tcPr>
          <w:p w14:paraId="68F3179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276/292 (94.52%)</w:t>
            </w:r>
          </w:p>
        </w:tc>
        <w:tc>
          <w:tcPr>
            <w:tcW w:w="1507" w:type="dxa"/>
            <w:shd w:val="clear" w:color="auto" w:fill="auto"/>
            <w:vAlign w:val="center"/>
          </w:tcPr>
          <w:p w14:paraId="50DC278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325/325 (100%)</w:t>
            </w:r>
          </w:p>
        </w:tc>
        <w:tc>
          <w:tcPr>
            <w:tcW w:w="1559" w:type="dxa"/>
            <w:shd w:val="clear" w:color="auto" w:fill="auto"/>
            <w:vAlign w:val="center"/>
          </w:tcPr>
          <w:p w14:paraId="28E68BE4"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244/245 (99.60%)</w:t>
            </w:r>
          </w:p>
        </w:tc>
      </w:tr>
      <w:tr w:rsidR="00FA4323" w:rsidRPr="007475B6" w14:paraId="4E13876B" w14:textId="77777777" w:rsidTr="007475B6">
        <w:trPr>
          <w:jc w:val="center"/>
        </w:trPr>
        <w:tc>
          <w:tcPr>
            <w:tcW w:w="3686" w:type="dxa"/>
            <w:shd w:val="clear" w:color="auto" w:fill="auto"/>
            <w:vAlign w:val="center"/>
          </w:tcPr>
          <w:p w14:paraId="7A5E60D8" w14:textId="77777777" w:rsidR="00FA4323" w:rsidRPr="007475B6" w:rsidRDefault="00FA4323">
            <w:pPr>
              <w:autoSpaceDE w:val="0"/>
              <w:autoSpaceDN w:val="0"/>
              <w:adjustRightInd w:val="0"/>
              <w:snapToGrid w:val="0"/>
              <w:spacing w:line="240" w:lineRule="auto"/>
              <w:jc w:val="left"/>
              <w:rPr>
                <w:noProof w:val="0"/>
                <w:sz w:val="16"/>
                <w:lang w:bidi="en-US"/>
              </w:rPr>
              <w:pPrChange w:id="221" w:author="Ahmed Lugelo" w:date="2022-03-12T21:03:00Z">
                <w:pPr>
                  <w:autoSpaceDE w:val="0"/>
                  <w:autoSpaceDN w:val="0"/>
                  <w:adjustRightInd w:val="0"/>
                  <w:snapToGrid w:val="0"/>
                  <w:spacing w:line="240" w:lineRule="auto"/>
                  <w:jc w:val="center"/>
                </w:pPr>
              </w:pPrChange>
            </w:pPr>
          </w:p>
        </w:tc>
        <w:tc>
          <w:tcPr>
            <w:tcW w:w="992" w:type="dxa"/>
            <w:shd w:val="clear" w:color="auto" w:fill="auto"/>
            <w:vAlign w:val="center"/>
          </w:tcPr>
          <w:p w14:paraId="11B63D7A"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shd w:val="clear" w:color="auto" w:fill="auto"/>
            <w:vAlign w:val="center"/>
          </w:tcPr>
          <w:p w14:paraId="1761204E"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shd w:val="clear" w:color="auto" w:fill="auto"/>
            <w:vAlign w:val="center"/>
          </w:tcPr>
          <w:p w14:paraId="0420FF8B"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shd w:val="clear" w:color="auto" w:fill="auto"/>
            <w:vAlign w:val="center"/>
          </w:tcPr>
          <w:p w14:paraId="00F83B9C"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r w:rsidR="00FA4323" w:rsidRPr="007475B6" w14:paraId="6EC73737" w14:textId="77777777" w:rsidTr="007475B6">
        <w:trPr>
          <w:jc w:val="center"/>
        </w:trPr>
        <w:tc>
          <w:tcPr>
            <w:tcW w:w="3686" w:type="dxa"/>
            <w:shd w:val="clear" w:color="auto" w:fill="auto"/>
            <w:vAlign w:val="center"/>
          </w:tcPr>
          <w:p w14:paraId="5E3EF31B" w14:textId="77777777" w:rsidR="00FA4323" w:rsidRPr="007475B6" w:rsidRDefault="00FA4323">
            <w:pPr>
              <w:autoSpaceDE w:val="0"/>
              <w:autoSpaceDN w:val="0"/>
              <w:adjustRightInd w:val="0"/>
              <w:snapToGrid w:val="0"/>
              <w:spacing w:line="240" w:lineRule="auto"/>
              <w:jc w:val="left"/>
              <w:rPr>
                <w:noProof w:val="0"/>
                <w:sz w:val="16"/>
                <w:lang w:bidi="en-US"/>
              </w:rPr>
              <w:pPrChange w:id="222" w:author="Ahmed Lugelo" w:date="2022-03-12T21:03:00Z">
                <w:pPr>
                  <w:autoSpaceDE w:val="0"/>
                  <w:autoSpaceDN w:val="0"/>
                  <w:adjustRightInd w:val="0"/>
                  <w:snapToGrid w:val="0"/>
                  <w:spacing w:line="240" w:lineRule="auto"/>
                  <w:jc w:val="center"/>
                </w:pPr>
              </w:pPrChange>
            </w:pPr>
            <w:r w:rsidRPr="007475B6">
              <w:rPr>
                <w:noProof w:val="0"/>
                <w:sz w:val="16"/>
                <w:lang w:bidi="en-US"/>
              </w:rPr>
              <w:t>Is the respondent aware there is a RC in their ward?</w:t>
            </w:r>
          </w:p>
        </w:tc>
        <w:tc>
          <w:tcPr>
            <w:tcW w:w="992" w:type="dxa"/>
            <w:shd w:val="clear" w:color="auto" w:fill="auto"/>
            <w:vAlign w:val="center"/>
          </w:tcPr>
          <w:p w14:paraId="300132F1"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NA</w:t>
            </w:r>
          </w:p>
        </w:tc>
        <w:tc>
          <w:tcPr>
            <w:tcW w:w="1470" w:type="dxa"/>
            <w:shd w:val="clear" w:color="auto" w:fill="auto"/>
            <w:vAlign w:val="center"/>
          </w:tcPr>
          <w:p w14:paraId="390C231D"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301/361 (83.37%)</w:t>
            </w:r>
          </w:p>
        </w:tc>
        <w:tc>
          <w:tcPr>
            <w:tcW w:w="1507" w:type="dxa"/>
            <w:shd w:val="clear" w:color="auto" w:fill="auto"/>
            <w:vAlign w:val="center"/>
          </w:tcPr>
          <w:p w14:paraId="21ABE80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233/348 (66.95%)</w:t>
            </w:r>
          </w:p>
        </w:tc>
        <w:tc>
          <w:tcPr>
            <w:tcW w:w="1559" w:type="dxa"/>
            <w:shd w:val="clear" w:color="auto" w:fill="auto"/>
            <w:vAlign w:val="center"/>
          </w:tcPr>
          <w:p w14:paraId="5AF11BE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237/296 (80.06%)</w:t>
            </w:r>
          </w:p>
        </w:tc>
      </w:tr>
      <w:tr w:rsidR="00FA4323" w:rsidRPr="007475B6" w14:paraId="44776061" w14:textId="77777777" w:rsidTr="007475B6">
        <w:trPr>
          <w:jc w:val="center"/>
        </w:trPr>
        <w:tc>
          <w:tcPr>
            <w:tcW w:w="3686" w:type="dxa"/>
            <w:shd w:val="clear" w:color="auto" w:fill="auto"/>
            <w:vAlign w:val="center"/>
          </w:tcPr>
          <w:p w14:paraId="6B9E26D3" w14:textId="77777777" w:rsidR="00FA4323" w:rsidRPr="007475B6" w:rsidRDefault="00FA4323">
            <w:pPr>
              <w:autoSpaceDE w:val="0"/>
              <w:autoSpaceDN w:val="0"/>
              <w:adjustRightInd w:val="0"/>
              <w:snapToGrid w:val="0"/>
              <w:spacing w:line="240" w:lineRule="auto"/>
              <w:jc w:val="left"/>
              <w:rPr>
                <w:noProof w:val="0"/>
                <w:sz w:val="16"/>
                <w:lang w:bidi="en-US"/>
              </w:rPr>
              <w:pPrChange w:id="223" w:author="Ahmed Lugelo" w:date="2022-03-12T21:03:00Z">
                <w:pPr>
                  <w:autoSpaceDE w:val="0"/>
                  <w:autoSpaceDN w:val="0"/>
                  <w:adjustRightInd w:val="0"/>
                  <w:snapToGrid w:val="0"/>
                  <w:spacing w:line="240" w:lineRule="auto"/>
                  <w:jc w:val="center"/>
                </w:pPr>
              </w:pPrChange>
            </w:pPr>
          </w:p>
        </w:tc>
        <w:tc>
          <w:tcPr>
            <w:tcW w:w="992" w:type="dxa"/>
            <w:shd w:val="clear" w:color="auto" w:fill="auto"/>
            <w:vAlign w:val="center"/>
          </w:tcPr>
          <w:p w14:paraId="2D445195"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shd w:val="clear" w:color="auto" w:fill="auto"/>
            <w:vAlign w:val="center"/>
          </w:tcPr>
          <w:p w14:paraId="30FA8E62"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shd w:val="clear" w:color="auto" w:fill="auto"/>
            <w:vAlign w:val="center"/>
          </w:tcPr>
          <w:p w14:paraId="1735037F"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shd w:val="clear" w:color="auto" w:fill="auto"/>
            <w:vAlign w:val="center"/>
          </w:tcPr>
          <w:p w14:paraId="67D3D3F6"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r w:rsidR="00FA4323" w:rsidRPr="007475B6" w14:paraId="76E90FE6" w14:textId="77777777" w:rsidTr="007475B6">
        <w:trPr>
          <w:jc w:val="center"/>
        </w:trPr>
        <w:tc>
          <w:tcPr>
            <w:tcW w:w="3686" w:type="dxa"/>
            <w:shd w:val="clear" w:color="auto" w:fill="auto"/>
            <w:vAlign w:val="center"/>
          </w:tcPr>
          <w:p w14:paraId="32B9452D" w14:textId="77777777" w:rsidR="00FA4323" w:rsidRPr="007475B6" w:rsidRDefault="00FA4323">
            <w:pPr>
              <w:autoSpaceDE w:val="0"/>
              <w:autoSpaceDN w:val="0"/>
              <w:adjustRightInd w:val="0"/>
              <w:snapToGrid w:val="0"/>
              <w:spacing w:line="240" w:lineRule="auto"/>
              <w:jc w:val="left"/>
              <w:rPr>
                <w:noProof w:val="0"/>
                <w:sz w:val="16"/>
                <w:lang w:bidi="en-US"/>
              </w:rPr>
              <w:pPrChange w:id="224" w:author="Ahmed Lugelo" w:date="2022-03-12T21:03:00Z">
                <w:pPr>
                  <w:autoSpaceDE w:val="0"/>
                  <w:autoSpaceDN w:val="0"/>
                  <w:adjustRightInd w:val="0"/>
                  <w:snapToGrid w:val="0"/>
                  <w:spacing w:line="240" w:lineRule="auto"/>
                  <w:jc w:val="center"/>
                </w:pPr>
              </w:pPrChange>
            </w:pPr>
            <w:r w:rsidRPr="007475B6">
              <w:rPr>
                <w:noProof w:val="0"/>
                <w:sz w:val="16"/>
                <w:lang w:bidi="en-US"/>
              </w:rPr>
              <w:t>If yes, do they know how to contact the RC?</w:t>
            </w:r>
          </w:p>
        </w:tc>
        <w:tc>
          <w:tcPr>
            <w:tcW w:w="992" w:type="dxa"/>
            <w:shd w:val="clear" w:color="auto" w:fill="auto"/>
            <w:vAlign w:val="center"/>
          </w:tcPr>
          <w:p w14:paraId="089FA452" w14:textId="20AD26D0" w:rsidR="00FA4323" w:rsidRPr="007475B6" w:rsidRDefault="00221EF2" w:rsidP="007475B6">
            <w:pPr>
              <w:autoSpaceDE w:val="0"/>
              <w:autoSpaceDN w:val="0"/>
              <w:adjustRightInd w:val="0"/>
              <w:snapToGrid w:val="0"/>
              <w:spacing w:line="240" w:lineRule="auto"/>
              <w:jc w:val="center"/>
              <w:rPr>
                <w:noProof w:val="0"/>
                <w:sz w:val="16"/>
                <w:lang w:bidi="en-US"/>
              </w:rPr>
            </w:pPr>
            <w:ins w:id="225" w:author="Ahmed Lugelo" w:date="2022-03-12T20:46:00Z">
              <w:r>
                <w:rPr>
                  <w:noProof w:val="0"/>
                  <w:sz w:val="16"/>
                  <w:lang w:bidi="en-US"/>
                </w:rPr>
                <w:t>NA</w:t>
              </w:r>
            </w:ins>
          </w:p>
        </w:tc>
        <w:tc>
          <w:tcPr>
            <w:tcW w:w="1470" w:type="dxa"/>
            <w:shd w:val="clear" w:color="auto" w:fill="auto"/>
            <w:vAlign w:val="center"/>
          </w:tcPr>
          <w:p w14:paraId="6F6F908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256/301 (85.05%)</w:t>
            </w:r>
          </w:p>
        </w:tc>
        <w:tc>
          <w:tcPr>
            <w:tcW w:w="1507" w:type="dxa"/>
            <w:shd w:val="clear" w:color="auto" w:fill="auto"/>
            <w:vAlign w:val="center"/>
          </w:tcPr>
          <w:p w14:paraId="2607F0A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200/233 (85.84%)</w:t>
            </w:r>
          </w:p>
        </w:tc>
        <w:tc>
          <w:tcPr>
            <w:tcW w:w="1559" w:type="dxa"/>
            <w:shd w:val="clear" w:color="auto" w:fill="auto"/>
            <w:vAlign w:val="center"/>
          </w:tcPr>
          <w:p w14:paraId="19A8AC5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235/237 (99.16%)</w:t>
            </w:r>
          </w:p>
        </w:tc>
      </w:tr>
      <w:tr w:rsidR="00FA4323" w:rsidRPr="007475B6" w14:paraId="4ACF7DA5" w14:textId="77777777" w:rsidTr="007475B6">
        <w:trPr>
          <w:jc w:val="center"/>
        </w:trPr>
        <w:tc>
          <w:tcPr>
            <w:tcW w:w="3686" w:type="dxa"/>
            <w:shd w:val="clear" w:color="auto" w:fill="auto"/>
            <w:vAlign w:val="center"/>
          </w:tcPr>
          <w:p w14:paraId="6613D986" w14:textId="77777777" w:rsidR="00FA4323" w:rsidRPr="007475B6" w:rsidRDefault="00FA4323">
            <w:pPr>
              <w:autoSpaceDE w:val="0"/>
              <w:autoSpaceDN w:val="0"/>
              <w:adjustRightInd w:val="0"/>
              <w:snapToGrid w:val="0"/>
              <w:spacing w:line="240" w:lineRule="auto"/>
              <w:jc w:val="left"/>
              <w:rPr>
                <w:noProof w:val="0"/>
                <w:sz w:val="16"/>
                <w:lang w:bidi="en-US"/>
              </w:rPr>
              <w:pPrChange w:id="226" w:author="Ahmed Lugelo" w:date="2022-03-12T21:03:00Z">
                <w:pPr>
                  <w:autoSpaceDE w:val="0"/>
                  <w:autoSpaceDN w:val="0"/>
                  <w:adjustRightInd w:val="0"/>
                  <w:snapToGrid w:val="0"/>
                  <w:spacing w:line="240" w:lineRule="auto"/>
                  <w:jc w:val="center"/>
                </w:pPr>
              </w:pPrChange>
            </w:pPr>
          </w:p>
        </w:tc>
        <w:tc>
          <w:tcPr>
            <w:tcW w:w="992" w:type="dxa"/>
            <w:shd w:val="clear" w:color="auto" w:fill="auto"/>
            <w:vAlign w:val="center"/>
          </w:tcPr>
          <w:p w14:paraId="228CC3F8"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shd w:val="clear" w:color="auto" w:fill="auto"/>
            <w:vAlign w:val="center"/>
          </w:tcPr>
          <w:p w14:paraId="0D46D637"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shd w:val="clear" w:color="auto" w:fill="auto"/>
            <w:vAlign w:val="center"/>
          </w:tcPr>
          <w:p w14:paraId="7194BCA4"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shd w:val="clear" w:color="auto" w:fill="auto"/>
            <w:vAlign w:val="center"/>
          </w:tcPr>
          <w:p w14:paraId="7215D669"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r w:rsidR="00FA4323" w:rsidRPr="007475B6" w14:paraId="79B294A3" w14:textId="77777777" w:rsidTr="007475B6">
        <w:trPr>
          <w:jc w:val="center"/>
        </w:trPr>
        <w:tc>
          <w:tcPr>
            <w:tcW w:w="3686" w:type="dxa"/>
            <w:shd w:val="clear" w:color="auto" w:fill="auto"/>
            <w:vAlign w:val="center"/>
          </w:tcPr>
          <w:p w14:paraId="1513F464" w14:textId="77777777" w:rsidR="00FA4323" w:rsidRPr="007475B6" w:rsidRDefault="00FA4323">
            <w:pPr>
              <w:autoSpaceDE w:val="0"/>
              <w:autoSpaceDN w:val="0"/>
              <w:adjustRightInd w:val="0"/>
              <w:snapToGrid w:val="0"/>
              <w:spacing w:line="240" w:lineRule="auto"/>
              <w:jc w:val="left"/>
              <w:rPr>
                <w:noProof w:val="0"/>
                <w:sz w:val="16"/>
                <w:lang w:bidi="en-US"/>
              </w:rPr>
              <w:pPrChange w:id="227" w:author="Ahmed Lugelo" w:date="2022-03-12T21:03:00Z">
                <w:pPr>
                  <w:autoSpaceDE w:val="0"/>
                  <w:autoSpaceDN w:val="0"/>
                  <w:adjustRightInd w:val="0"/>
                  <w:snapToGrid w:val="0"/>
                  <w:spacing w:line="240" w:lineRule="auto"/>
                  <w:jc w:val="center"/>
                </w:pPr>
              </w:pPrChange>
            </w:pPr>
            <w:r w:rsidRPr="007475B6">
              <w:rPr>
                <w:noProof w:val="0"/>
                <w:sz w:val="16"/>
                <w:lang w:bidi="en-US"/>
              </w:rPr>
              <w:t>Is the respondent aware there is a OHC in their village?</w:t>
            </w:r>
          </w:p>
        </w:tc>
        <w:tc>
          <w:tcPr>
            <w:tcW w:w="992" w:type="dxa"/>
            <w:shd w:val="clear" w:color="auto" w:fill="auto"/>
            <w:vAlign w:val="center"/>
          </w:tcPr>
          <w:p w14:paraId="399364D0" w14:textId="293E07E9" w:rsidR="00FA4323" w:rsidRPr="007475B6" w:rsidRDefault="00221EF2" w:rsidP="007475B6">
            <w:pPr>
              <w:autoSpaceDE w:val="0"/>
              <w:autoSpaceDN w:val="0"/>
              <w:adjustRightInd w:val="0"/>
              <w:snapToGrid w:val="0"/>
              <w:spacing w:line="240" w:lineRule="auto"/>
              <w:jc w:val="center"/>
              <w:rPr>
                <w:noProof w:val="0"/>
                <w:sz w:val="16"/>
                <w:lang w:bidi="en-US"/>
              </w:rPr>
            </w:pPr>
            <w:ins w:id="228" w:author="Ahmed Lugelo" w:date="2022-03-12T20:46:00Z">
              <w:r>
                <w:rPr>
                  <w:noProof w:val="0"/>
                  <w:sz w:val="16"/>
                  <w:lang w:bidi="en-US"/>
                </w:rPr>
                <w:t>NA</w:t>
              </w:r>
            </w:ins>
          </w:p>
        </w:tc>
        <w:tc>
          <w:tcPr>
            <w:tcW w:w="1470" w:type="dxa"/>
            <w:shd w:val="clear" w:color="auto" w:fill="auto"/>
            <w:vAlign w:val="center"/>
          </w:tcPr>
          <w:p w14:paraId="668F5A26"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330/361 (91.41%)</w:t>
            </w:r>
          </w:p>
        </w:tc>
        <w:tc>
          <w:tcPr>
            <w:tcW w:w="1507" w:type="dxa"/>
            <w:shd w:val="clear" w:color="auto" w:fill="auto"/>
            <w:vAlign w:val="center"/>
          </w:tcPr>
          <w:p w14:paraId="248254C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315/388 (81.19%)</w:t>
            </w:r>
          </w:p>
        </w:tc>
        <w:tc>
          <w:tcPr>
            <w:tcW w:w="1559" w:type="dxa"/>
            <w:shd w:val="clear" w:color="auto" w:fill="auto"/>
            <w:vAlign w:val="center"/>
          </w:tcPr>
          <w:p w14:paraId="36FBECA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150/296 (50.68%)</w:t>
            </w:r>
          </w:p>
        </w:tc>
      </w:tr>
      <w:tr w:rsidR="00FA4323" w:rsidRPr="007475B6" w14:paraId="2018D7F7" w14:textId="77777777" w:rsidTr="007475B6">
        <w:trPr>
          <w:jc w:val="center"/>
        </w:trPr>
        <w:tc>
          <w:tcPr>
            <w:tcW w:w="3686" w:type="dxa"/>
            <w:shd w:val="clear" w:color="auto" w:fill="auto"/>
            <w:vAlign w:val="center"/>
          </w:tcPr>
          <w:p w14:paraId="52FD267A" w14:textId="77777777" w:rsidR="00FA4323" w:rsidRPr="007475B6" w:rsidRDefault="00FA4323">
            <w:pPr>
              <w:autoSpaceDE w:val="0"/>
              <w:autoSpaceDN w:val="0"/>
              <w:adjustRightInd w:val="0"/>
              <w:snapToGrid w:val="0"/>
              <w:spacing w:line="240" w:lineRule="auto"/>
              <w:jc w:val="left"/>
              <w:rPr>
                <w:noProof w:val="0"/>
                <w:sz w:val="16"/>
                <w:lang w:bidi="en-US"/>
              </w:rPr>
              <w:pPrChange w:id="229" w:author="Ahmed Lugelo" w:date="2022-03-12T21:03:00Z">
                <w:pPr>
                  <w:autoSpaceDE w:val="0"/>
                  <w:autoSpaceDN w:val="0"/>
                  <w:adjustRightInd w:val="0"/>
                  <w:snapToGrid w:val="0"/>
                  <w:spacing w:line="240" w:lineRule="auto"/>
                  <w:jc w:val="center"/>
                </w:pPr>
              </w:pPrChange>
            </w:pPr>
          </w:p>
        </w:tc>
        <w:tc>
          <w:tcPr>
            <w:tcW w:w="992" w:type="dxa"/>
            <w:shd w:val="clear" w:color="auto" w:fill="auto"/>
            <w:vAlign w:val="center"/>
          </w:tcPr>
          <w:p w14:paraId="54B9FA80"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shd w:val="clear" w:color="auto" w:fill="auto"/>
            <w:vAlign w:val="center"/>
          </w:tcPr>
          <w:p w14:paraId="7DCBD4B7"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shd w:val="clear" w:color="auto" w:fill="auto"/>
            <w:vAlign w:val="center"/>
          </w:tcPr>
          <w:p w14:paraId="0FAC76FB"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shd w:val="clear" w:color="auto" w:fill="auto"/>
            <w:vAlign w:val="center"/>
          </w:tcPr>
          <w:p w14:paraId="665D3075"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r w:rsidR="00FA4323" w:rsidRPr="007475B6" w14:paraId="6FF35E7F" w14:textId="77777777" w:rsidTr="007475B6">
        <w:trPr>
          <w:jc w:val="center"/>
        </w:trPr>
        <w:tc>
          <w:tcPr>
            <w:tcW w:w="3686" w:type="dxa"/>
            <w:shd w:val="clear" w:color="auto" w:fill="auto"/>
            <w:vAlign w:val="center"/>
          </w:tcPr>
          <w:p w14:paraId="7421E1F0" w14:textId="77777777" w:rsidR="00FA4323" w:rsidRPr="007475B6" w:rsidRDefault="00FA4323">
            <w:pPr>
              <w:autoSpaceDE w:val="0"/>
              <w:autoSpaceDN w:val="0"/>
              <w:adjustRightInd w:val="0"/>
              <w:snapToGrid w:val="0"/>
              <w:spacing w:line="240" w:lineRule="auto"/>
              <w:jc w:val="left"/>
              <w:rPr>
                <w:noProof w:val="0"/>
                <w:sz w:val="16"/>
                <w:lang w:bidi="en-US"/>
              </w:rPr>
              <w:pPrChange w:id="230" w:author="Ahmed Lugelo" w:date="2022-03-12T21:03:00Z">
                <w:pPr>
                  <w:autoSpaceDE w:val="0"/>
                  <w:autoSpaceDN w:val="0"/>
                  <w:adjustRightInd w:val="0"/>
                  <w:snapToGrid w:val="0"/>
                  <w:spacing w:line="240" w:lineRule="auto"/>
                  <w:jc w:val="center"/>
                </w:pPr>
              </w:pPrChange>
            </w:pPr>
            <w:r w:rsidRPr="007475B6">
              <w:rPr>
                <w:noProof w:val="0"/>
                <w:sz w:val="16"/>
                <w:lang w:bidi="en-US"/>
              </w:rPr>
              <w:t>If yes, do they know how to contact the OHC?</w:t>
            </w:r>
          </w:p>
        </w:tc>
        <w:tc>
          <w:tcPr>
            <w:tcW w:w="992" w:type="dxa"/>
            <w:shd w:val="clear" w:color="auto" w:fill="auto"/>
            <w:vAlign w:val="center"/>
          </w:tcPr>
          <w:p w14:paraId="52E5B1C4" w14:textId="15A592E2" w:rsidR="00FA4323" w:rsidRPr="007475B6" w:rsidRDefault="00221EF2" w:rsidP="007475B6">
            <w:pPr>
              <w:autoSpaceDE w:val="0"/>
              <w:autoSpaceDN w:val="0"/>
              <w:adjustRightInd w:val="0"/>
              <w:snapToGrid w:val="0"/>
              <w:spacing w:line="240" w:lineRule="auto"/>
              <w:jc w:val="center"/>
              <w:rPr>
                <w:noProof w:val="0"/>
                <w:sz w:val="16"/>
                <w:lang w:bidi="en-US"/>
              </w:rPr>
            </w:pPr>
            <w:ins w:id="231" w:author="Ahmed Lugelo" w:date="2022-03-12T20:46:00Z">
              <w:r>
                <w:rPr>
                  <w:noProof w:val="0"/>
                  <w:sz w:val="16"/>
                  <w:lang w:bidi="en-US"/>
                </w:rPr>
                <w:t>NA</w:t>
              </w:r>
            </w:ins>
          </w:p>
        </w:tc>
        <w:tc>
          <w:tcPr>
            <w:tcW w:w="1470" w:type="dxa"/>
            <w:shd w:val="clear" w:color="auto" w:fill="auto"/>
            <w:vAlign w:val="center"/>
          </w:tcPr>
          <w:p w14:paraId="50E1968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303/330 (91.81%)</w:t>
            </w:r>
          </w:p>
        </w:tc>
        <w:tc>
          <w:tcPr>
            <w:tcW w:w="1507" w:type="dxa"/>
            <w:shd w:val="clear" w:color="auto" w:fill="auto"/>
            <w:vAlign w:val="center"/>
          </w:tcPr>
          <w:p w14:paraId="7958893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302/315 (95.87%)</w:t>
            </w:r>
          </w:p>
        </w:tc>
        <w:tc>
          <w:tcPr>
            <w:tcW w:w="1559" w:type="dxa"/>
            <w:shd w:val="clear" w:color="auto" w:fill="auto"/>
            <w:vAlign w:val="center"/>
          </w:tcPr>
          <w:p w14:paraId="5494EA75"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144/153 (94.12%)</w:t>
            </w:r>
          </w:p>
        </w:tc>
      </w:tr>
      <w:tr w:rsidR="00FA4323" w:rsidRPr="007475B6" w14:paraId="1D87A8AA" w14:textId="77777777" w:rsidTr="007475B6">
        <w:trPr>
          <w:jc w:val="center"/>
        </w:trPr>
        <w:tc>
          <w:tcPr>
            <w:tcW w:w="3686" w:type="dxa"/>
            <w:shd w:val="clear" w:color="auto" w:fill="auto"/>
            <w:vAlign w:val="center"/>
          </w:tcPr>
          <w:p w14:paraId="667D1FBA" w14:textId="77777777" w:rsidR="00FA4323" w:rsidRPr="007475B6" w:rsidRDefault="00FA4323">
            <w:pPr>
              <w:autoSpaceDE w:val="0"/>
              <w:autoSpaceDN w:val="0"/>
              <w:adjustRightInd w:val="0"/>
              <w:snapToGrid w:val="0"/>
              <w:spacing w:line="240" w:lineRule="auto"/>
              <w:jc w:val="left"/>
              <w:rPr>
                <w:noProof w:val="0"/>
                <w:sz w:val="16"/>
                <w:lang w:bidi="en-US"/>
              </w:rPr>
              <w:pPrChange w:id="232" w:author="Ahmed Lugelo" w:date="2022-03-12T21:03:00Z">
                <w:pPr>
                  <w:autoSpaceDE w:val="0"/>
                  <w:autoSpaceDN w:val="0"/>
                  <w:adjustRightInd w:val="0"/>
                  <w:snapToGrid w:val="0"/>
                  <w:spacing w:line="240" w:lineRule="auto"/>
                  <w:jc w:val="center"/>
                </w:pPr>
              </w:pPrChange>
            </w:pPr>
          </w:p>
        </w:tc>
        <w:tc>
          <w:tcPr>
            <w:tcW w:w="992" w:type="dxa"/>
            <w:shd w:val="clear" w:color="auto" w:fill="auto"/>
            <w:vAlign w:val="center"/>
          </w:tcPr>
          <w:p w14:paraId="69370A7E"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shd w:val="clear" w:color="auto" w:fill="auto"/>
            <w:vAlign w:val="center"/>
          </w:tcPr>
          <w:p w14:paraId="7F9A8180"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shd w:val="clear" w:color="auto" w:fill="auto"/>
            <w:vAlign w:val="center"/>
          </w:tcPr>
          <w:p w14:paraId="656703C2"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shd w:val="clear" w:color="auto" w:fill="auto"/>
            <w:vAlign w:val="center"/>
          </w:tcPr>
          <w:p w14:paraId="3C0817D9"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r w:rsidR="00FA4323" w:rsidRPr="007475B6" w14:paraId="3E7E2763" w14:textId="77777777" w:rsidTr="007475B6">
        <w:trPr>
          <w:jc w:val="center"/>
        </w:trPr>
        <w:tc>
          <w:tcPr>
            <w:tcW w:w="3686" w:type="dxa"/>
            <w:shd w:val="clear" w:color="auto" w:fill="auto"/>
            <w:vAlign w:val="center"/>
          </w:tcPr>
          <w:p w14:paraId="785E4A83" w14:textId="77777777" w:rsidR="00FA4323" w:rsidRPr="007475B6" w:rsidRDefault="00FA4323">
            <w:pPr>
              <w:autoSpaceDE w:val="0"/>
              <w:autoSpaceDN w:val="0"/>
              <w:adjustRightInd w:val="0"/>
              <w:snapToGrid w:val="0"/>
              <w:spacing w:line="240" w:lineRule="auto"/>
              <w:jc w:val="left"/>
              <w:rPr>
                <w:noProof w:val="0"/>
                <w:sz w:val="16"/>
                <w:lang w:bidi="en-US"/>
              </w:rPr>
              <w:pPrChange w:id="233" w:author="Ahmed Lugelo" w:date="2022-03-12T21:03:00Z">
                <w:pPr>
                  <w:autoSpaceDE w:val="0"/>
                  <w:autoSpaceDN w:val="0"/>
                  <w:adjustRightInd w:val="0"/>
                  <w:snapToGrid w:val="0"/>
                  <w:spacing w:line="240" w:lineRule="auto"/>
                  <w:jc w:val="center"/>
                </w:pPr>
              </w:pPrChange>
            </w:pPr>
            <w:r w:rsidRPr="007475B6">
              <w:rPr>
                <w:noProof w:val="0"/>
                <w:sz w:val="16"/>
                <w:lang w:bidi="en-US"/>
              </w:rPr>
              <w:t>Are you satisfied with the vaccination services provided by the RC and OHC in your area?</w:t>
            </w:r>
          </w:p>
        </w:tc>
        <w:tc>
          <w:tcPr>
            <w:tcW w:w="992" w:type="dxa"/>
            <w:shd w:val="clear" w:color="auto" w:fill="auto"/>
            <w:vAlign w:val="center"/>
          </w:tcPr>
          <w:p w14:paraId="545D6BBD" w14:textId="7C796606" w:rsidR="00FA4323" w:rsidRPr="007475B6" w:rsidRDefault="00221EF2" w:rsidP="007475B6">
            <w:pPr>
              <w:autoSpaceDE w:val="0"/>
              <w:autoSpaceDN w:val="0"/>
              <w:adjustRightInd w:val="0"/>
              <w:snapToGrid w:val="0"/>
              <w:spacing w:line="240" w:lineRule="auto"/>
              <w:jc w:val="center"/>
              <w:rPr>
                <w:noProof w:val="0"/>
                <w:sz w:val="16"/>
                <w:lang w:bidi="en-US"/>
              </w:rPr>
            </w:pPr>
            <w:ins w:id="234" w:author="Ahmed Lugelo" w:date="2022-03-12T20:46:00Z">
              <w:r>
                <w:rPr>
                  <w:noProof w:val="0"/>
                  <w:sz w:val="16"/>
                  <w:lang w:bidi="en-US"/>
                </w:rPr>
                <w:t>NA</w:t>
              </w:r>
            </w:ins>
          </w:p>
        </w:tc>
        <w:tc>
          <w:tcPr>
            <w:tcW w:w="1470" w:type="dxa"/>
            <w:shd w:val="clear" w:color="auto" w:fill="auto"/>
            <w:vAlign w:val="center"/>
          </w:tcPr>
          <w:p w14:paraId="1EFB1E15"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324/355 (91.27%)</w:t>
            </w:r>
          </w:p>
        </w:tc>
        <w:tc>
          <w:tcPr>
            <w:tcW w:w="1507" w:type="dxa"/>
            <w:shd w:val="clear" w:color="auto" w:fill="auto"/>
            <w:vAlign w:val="center"/>
          </w:tcPr>
          <w:p w14:paraId="22BDDF1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354/388 (91.24%)</w:t>
            </w:r>
          </w:p>
        </w:tc>
        <w:tc>
          <w:tcPr>
            <w:tcW w:w="1559" w:type="dxa"/>
            <w:shd w:val="clear" w:color="auto" w:fill="auto"/>
            <w:vAlign w:val="center"/>
          </w:tcPr>
          <w:p w14:paraId="6924A94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249/294 (84.70%)</w:t>
            </w:r>
          </w:p>
        </w:tc>
      </w:tr>
      <w:tr w:rsidR="00FA4323" w:rsidRPr="007475B6" w14:paraId="38F50814" w14:textId="77777777" w:rsidTr="007475B6">
        <w:trPr>
          <w:jc w:val="center"/>
        </w:trPr>
        <w:tc>
          <w:tcPr>
            <w:tcW w:w="3686" w:type="dxa"/>
            <w:tcBorders>
              <w:top w:val="single" w:sz="4" w:space="0" w:color="auto"/>
              <w:bottom w:val="single" w:sz="8" w:space="0" w:color="auto"/>
            </w:tcBorders>
            <w:shd w:val="clear" w:color="auto" w:fill="auto"/>
            <w:vAlign w:val="center"/>
          </w:tcPr>
          <w:p w14:paraId="08B9D5B6"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992" w:type="dxa"/>
            <w:tcBorders>
              <w:top w:val="single" w:sz="4" w:space="0" w:color="auto"/>
              <w:bottom w:val="single" w:sz="8" w:space="0" w:color="auto"/>
            </w:tcBorders>
            <w:shd w:val="clear" w:color="auto" w:fill="auto"/>
            <w:vAlign w:val="center"/>
          </w:tcPr>
          <w:p w14:paraId="5C486B4D"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470" w:type="dxa"/>
            <w:tcBorders>
              <w:top w:val="single" w:sz="4" w:space="0" w:color="auto"/>
              <w:bottom w:val="single" w:sz="8" w:space="0" w:color="auto"/>
            </w:tcBorders>
            <w:shd w:val="clear" w:color="auto" w:fill="auto"/>
            <w:vAlign w:val="center"/>
          </w:tcPr>
          <w:p w14:paraId="61494E0D"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07" w:type="dxa"/>
            <w:tcBorders>
              <w:top w:val="single" w:sz="4" w:space="0" w:color="auto"/>
              <w:bottom w:val="single" w:sz="8" w:space="0" w:color="auto"/>
            </w:tcBorders>
            <w:shd w:val="clear" w:color="auto" w:fill="auto"/>
            <w:vAlign w:val="center"/>
          </w:tcPr>
          <w:p w14:paraId="544423D6"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559" w:type="dxa"/>
            <w:tcBorders>
              <w:top w:val="single" w:sz="4" w:space="0" w:color="auto"/>
              <w:bottom w:val="single" w:sz="8" w:space="0" w:color="auto"/>
            </w:tcBorders>
            <w:shd w:val="clear" w:color="auto" w:fill="auto"/>
            <w:vAlign w:val="center"/>
          </w:tcPr>
          <w:p w14:paraId="551F9DC9"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r>
    </w:tbl>
    <w:p w14:paraId="29E5CD5C" w14:textId="77777777" w:rsidR="0035781D" w:rsidRPr="00B13C16" w:rsidRDefault="00F50861" w:rsidP="0035781D">
      <w:pPr>
        <w:pStyle w:val="MDPI51figurecaption"/>
        <w:ind w:left="425" w:right="425"/>
        <w:jc w:val="both"/>
        <w:rPr>
          <w:ins w:id="235" w:author="Ahmed Lugelo" w:date="2022-03-13T23:58:00Z"/>
          <w:b/>
          <w:bCs/>
        </w:rPr>
      </w:pPr>
      <w:ins w:id="236" w:author="Ahmed Lugelo" w:date="2022-03-13T22:40:00Z">
        <w:r>
          <w:t>N</w:t>
        </w:r>
      </w:ins>
      <w:ins w:id="237" w:author="Ahmed Lugelo" w:date="2022-03-13T22:41:00Z">
        <w:r>
          <w:t>otes: NA means non-available</w:t>
        </w:r>
      </w:ins>
      <w:ins w:id="238" w:author="Ahmed Lugelo" w:date="2022-03-13T23:58:00Z">
        <w:r w:rsidR="0035781D">
          <w:t xml:space="preserve">. </w:t>
        </w:r>
        <w:r w:rsidR="0035781D" w:rsidRPr="00B13C16">
          <w:t>CPV = centralized pulsed vaccination, VLC = village-level continuous decentralized vaccination, SVLC = sub-village level continuous decentralized vaccination, DC = discretion continuous decentralized vaccination.</w:t>
        </w:r>
      </w:ins>
    </w:p>
    <w:p w14:paraId="2B43BBDC" w14:textId="700415F7" w:rsidR="00FA4323" w:rsidRPr="00B13C16" w:rsidRDefault="00FA4323" w:rsidP="00FA4323">
      <w:pPr>
        <w:adjustRightInd w:val="0"/>
        <w:snapToGrid w:val="0"/>
        <w:rPr>
          <w:noProof w:val="0"/>
          <w:lang w:bidi="en-US"/>
        </w:rPr>
      </w:pPr>
    </w:p>
    <w:p w14:paraId="608AC388" w14:textId="77777777" w:rsidR="00FA4323" w:rsidRPr="00B13C16" w:rsidRDefault="00FA4323" w:rsidP="007475B6">
      <w:pPr>
        <w:pStyle w:val="MDPI52figure"/>
        <w:rPr>
          <w:lang w:eastAsia="zh-CN"/>
        </w:rPr>
      </w:pPr>
      <w:r w:rsidRPr="00174AEE">
        <w:rPr>
          <w:noProof/>
        </w:rPr>
        <w:drawing>
          <wp:inline distT="0" distB="0" distL="0" distR="0" wp14:anchorId="3AA3734F" wp14:editId="2B8B6089">
            <wp:extent cx="5613400" cy="462280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4622800"/>
                    </a:xfrm>
                    <a:prstGeom prst="rect">
                      <a:avLst/>
                    </a:prstGeom>
                    <a:noFill/>
                    <a:ln>
                      <a:noFill/>
                    </a:ln>
                  </pic:spPr>
                </pic:pic>
              </a:graphicData>
            </a:graphic>
          </wp:inline>
        </w:drawing>
      </w:r>
    </w:p>
    <w:p w14:paraId="467C25BA" w14:textId="6B842722" w:rsidR="00FA4323" w:rsidRPr="00B13C16" w:rsidRDefault="007475B6" w:rsidP="007475B6">
      <w:pPr>
        <w:pStyle w:val="MDPI51figurecaption"/>
        <w:ind w:left="425" w:right="425"/>
        <w:jc w:val="both"/>
        <w:rPr>
          <w:b/>
          <w:bCs/>
        </w:rPr>
      </w:pPr>
      <w:r w:rsidRPr="007475B6">
        <w:rPr>
          <w:b/>
          <w:bCs/>
        </w:rPr>
        <w:t xml:space="preserve">Figure 5. </w:t>
      </w:r>
      <w:r w:rsidR="00FA4323" w:rsidRPr="00B13C16">
        <w:rPr>
          <w:b/>
          <w:bCs/>
        </w:rPr>
        <w:t xml:space="preserve">Respondent’s perceptions regarding the location of the household relative to the central point clinic. </w:t>
      </w:r>
      <w:r w:rsidR="00FA4323" w:rsidRPr="00B13C16">
        <w:t>CPV = centralized pulsed vaccination, VLC = village-level continuous decentralized vaccination, SVLC = sub-village level continuous decentralized vaccination, DC = discretion continuous decentralized vaccination.</w:t>
      </w:r>
    </w:p>
    <w:p w14:paraId="1E3BEEEA" w14:textId="77777777" w:rsidR="00FA4323" w:rsidRPr="007475B6" w:rsidRDefault="00FA4323" w:rsidP="007475B6">
      <w:pPr>
        <w:pStyle w:val="MDPI22heading2"/>
        <w:spacing w:before="240"/>
      </w:pPr>
      <w:r w:rsidRPr="007475B6">
        <w:t xml:space="preserve">Vaccination services </w:t>
      </w:r>
    </w:p>
    <w:p w14:paraId="7C49438C" w14:textId="6EC87135" w:rsidR="00FA4323" w:rsidRPr="00B13C16" w:rsidRDefault="00FA4323" w:rsidP="007475B6">
      <w:pPr>
        <w:pStyle w:val="MDPI31text"/>
      </w:pPr>
      <w:r w:rsidRPr="00B13C16">
        <w:t xml:space="preserve">Over 70% of all respondents across the strategies found it easy to travel from their household to the vaccination point (Figure 5). Almost all respondents in the areas with </w:t>
      </w:r>
      <w:del w:id="239" w:author="Ahmed Lugelo" w:date="2022-03-13T23:59:00Z">
        <w:r w:rsidRPr="00B13C16" w:rsidDel="00492FDD">
          <w:delText xml:space="preserve">continuous </w:delText>
        </w:r>
      </w:del>
      <w:ins w:id="240" w:author="Ahmed Lugelo" w:date="2022-03-13T23:59:00Z">
        <w:r w:rsidR="00492FDD">
          <w:t>DCV</w:t>
        </w:r>
      </w:ins>
      <w:del w:id="241" w:author="Ahmed Lugelo" w:date="2022-03-13T23:59:00Z">
        <w:r w:rsidRPr="00B13C16" w:rsidDel="00492FDD">
          <w:delText>vaccination</w:delText>
        </w:r>
      </w:del>
      <w:r w:rsidRPr="00B13C16">
        <w:t xml:space="preserve"> delivery said the number of staff at the central point was sufficient. On the contrary ~25% of the respondents in the </w:t>
      </w:r>
      <w:ins w:id="242" w:author="Ahmed Lugelo" w:date="2022-03-13T23:59:00Z">
        <w:r w:rsidR="00492FDD">
          <w:t>CPV</w:t>
        </w:r>
      </w:ins>
      <w:del w:id="243" w:author="Ahmed Lugelo" w:date="2022-03-13T23:59:00Z">
        <w:r w:rsidRPr="00B13C16" w:rsidDel="00492FDD">
          <w:delText>pulse</w:delText>
        </w:r>
      </w:del>
      <w:r w:rsidRPr="00B13C16">
        <w:t xml:space="preserve"> strategy considered the number to be insufficient. Similarly, over 94% of respondents in the </w:t>
      </w:r>
      <w:ins w:id="244" w:author="Ahmed Lugelo" w:date="2022-03-13T23:59:00Z">
        <w:r w:rsidR="00492FDD">
          <w:t>DCV</w:t>
        </w:r>
      </w:ins>
      <w:del w:id="245" w:author="Ahmed Lugelo" w:date="2022-03-13T23:59:00Z">
        <w:r w:rsidRPr="00B13C16" w:rsidDel="00492FDD">
          <w:delText>continuous</w:delText>
        </w:r>
      </w:del>
      <w:r w:rsidRPr="00B13C16">
        <w:t xml:space="preserve"> method said there was sufficient vaccination equipment at the vaccination point, whilst only 84% reported this in the </w:t>
      </w:r>
      <w:ins w:id="246" w:author="Ahmed Lugelo" w:date="2022-03-13T23:59:00Z">
        <w:r w:rsidR="00492FDD">
          <w:t>CPV</w:t>
        </w:r>
      </w:ins>
      <w:del w:id="247" w:author="Ahmed Lugelo" w:date="2022-03-13T23:59:00Z">
        <w:r w:rsidRPr="00B13C16" w:rsidDel="00492FDD">
          <w:delText>pulse</w:delText>
        </w:r>
      </w:del>
      <w:r w:rsidRPr="00B13C16">
        <w:t xml:space="preserve"> strategy. The proportion of respondents who were aware of the presence of the RC in their ward was lower in areas vaccinated at Sub-village-level (67%) compared to Village-level (83%). More than 85% of people who were aware of the RC knew how to contact them if they needed the service. About half of the respondents in </w:t>
      </w:r>
      <w:del w:id="248" w:author="Ahmed Lugelo" w:date="2022-03-14T00:00:00Z">
        <w:r w:rsidRPr="00B13C16" w:rsidDel="00E0707F">
          <w:delText>Discretionary decentralized vaccination arm</w:delText>
        </w:r>
      </w:del>
      <w:ins w:id="249" w:author="Ahmed Lugelo" w:date="2022-03-14T00:00:00Z">
        <w:r w:rsidR="00E0707F">
          <w:t>DC strategy</w:t>
        </w:r>
      </w:ins>
      <w:r w:rsidRPr="00B13C16">
        <w:t xml:space="preserve"> knew there was a OHC in their village, whilst the majority of respondents (&gt;</w:t>
      </w:r>
      <w:ins w:id="250" w:author="Ahmed Lugelo" w:date="2022-03-12T20:51:00Z">
        <w:r w:rsidR="00273815">
          <w:t xml:space="preserve"> </w:t>
        </w:r>
      </w:ins>
      <w:r w:rsidRPr="00B13C16">
        <w:t xml:space="preserve">80%) in the other </w:t>
      </w:r>
      <w:del w:id="251" w:author="Ahmed Lugelo" w:date="2022-03-14T00:00:00Z">
        <w:r w:rsidRPr="00B13C16" w:rsidDel="00E0707F">
          <w:delText>decentralized continuous vaccination</w:delText>
        </w:r>
      </w:del>
      <w:ins w:id="252" w:author="Ahmed Lugelo" w:date="2022-03-14T00:00:00Z">
        <w:r w:rsidR="00E0707F">
          <w:t>DCV</w:t>
        </w:r>
      </w:ins>
      <w:r w:rsidRPr="00B13C16">
        <w:t xml:space="preserve"> strategies were aware of the presence of the OHC and &gt;</w:t>
      </w:r>
      <w:ins w:id="253" w:author="Ahmed Lugelo" w:date="2022-03-12T20:52:00Z">
        <w:r w:rsidR="00273815">
          <w:t xml:space="preserve"> </w:t>
        </w:r>
      </w:ins>
      <w:r w:rsidRPr="00B13C16">
        <w:t xml:space="preserve">90% of them knew how to contact the OHC. </w:t>
      </w:r>
      <w:r w:rsidRPr="00B13C16">
        <w:lastRenderedPageBreak/>
        <w:t>Overall villagers were satisfied (&gt;</w:t>
      </w:r>
      <w:ins w:id="254" w:author="Ahmed Lugelo" w:date="2022-03-12T20:52:00Z">
        <w:r w:rsidR="00273815">
          <w:t xml:space="preserve"> </w:t>
        </w:r>
      </w:ins>
      <w:r w:rsidRPr="00B13C16">
        <w:t>84%) with the services they received from the RC and OHC (Table 3).</w:t>
      </w:r>
    </w:p>
    <w:p w14:paraId="294D1115" w14:textId="77777777" w:rsidR="00FA4323" w:rsidRPr="007475B6" w:rsidRDefault="00FA4323" w:rsidP="007475B6">
      <w:pPr>
        <w:pStyle w:val="MDPI22heading2"/>
        <w:spacing w:before="240"/>
      </w:pPr>
      <w:r w:rsidRPr="007475B6">
        <w:t xml:space="preserve">Reasons for not vaccinating dogs </w:t>
      </w:r>
    </w:p>
    <w:p w14:paraId="0C95086E" w14:textId="1BFD1F01" w:rsidR="00FA4323" w:rsidRPr="00B13C16" w:rsidRDefault="00FA4323" w:rsidP="007475B6">
      <w:pPr>
        <w:pStyle w:val="MDPI31text"/>
      </w:pPr>
      <w:r w:rsidRPr="00B13C16">
        <w:t xml:space="preserve">There was a significant difference between vaccination strategies in the reason reported by respondents for not vaccinating their dogs. In those areas under the </w:t>
      </w:r>
      <w:del w:id="255" w:author="Ahmed Lugelo" w:date="2022-03-14T00:01:00Z">
        <w:r w:rsidRPr="00B13C16" w:rsidDel="00E0707F">
          <w:delText>centralized pulsed vaccination</w:delText>
        </w:r>
      </w:del>
      <w:ins w:id="256" w:author="Ahmed Lugelo" w:date="2022-03-14T00:01:00Z">
        <w:r w:rsidR="00E0707F">
          <w:t>CPV</w:t>
        </w:r>
      </w:ins>
      <w:r w:rsidRPr="00B13C16">
        <w:t xml:space="preserve"> approach 22% of respondents cited lack of awareness about the campaign as the main reason for not vaccinating their dogs, whereas only 7% of the respondents in the </w:t>
      </w:r>
      <w:del w:id="257" w:author="Ahmed Lugelo" w:date="2022-03-14T00:01:00Z">
        <w:r w:rsidRPr="00B13C16" w:rsidDel="00E0707F">
          <w:delText>decentralized continuous vaccination</w:delText>
        </w:r>
      </w:del>
      <w:ins w:id="258" w:author="Ahmed Lugelo" w:date="2022-03-14T00:01:00Z">
        <w:r w:rsidR="00E0707F">
          <w:t>DCV</w:t>
        </w:r>
      </w:ins>
      <w:r w:rsidRPr="00B13C16">
        <w:t xml:space="preserve"> sub-strategies indicated lack of information regarding the vaccination campaign as the reason for not vaccinating dogs</w:t>
      </w:r>
      <w:ins w:id="259" w:author="Ahmed Lugelo" w:date="2022-03-12T20:44:00Z">
        <w:r w:rsidR="00221EF2">
          <w:t xml:space="preserve"> (</w:t>
        </w:r>
      </w:ins>
      <w:ins w:id="260" w:author="Ahmed Lugelo" w:date="2022-03-12T20:45:00Z">
        <w:r w:rsidR="00221EF2">
          <w:t>Table 4)</w:t>
        </w:r>
      </w:ins>
      <w:r w:rsidRPr="00B13C16">
        <w:t xml:space="preserve">. </w:t>
      </w:r>
    </w:p>
    <w:p w14:paraId="2C0419AF" w14:textId="221327CD" w:rsidR="00FA4323" w:rsidRPr="00B13C16" w:rsidRDefault="00FA4323" w:rsidP="007475B6">
      <w:pPr>
        <w:pStyle w:val="MDPI31text"/>
      </w:pPr>
      <w:proofErr w:type="gramStart"/>
      <w:r w:rsidRPr="00B13C16">
        <w:t>The vast majority of</w:t>
      </w:r>
      <w:proofErr w:type="gramEnd"/>
      <w:r w:rsidRPr="00B13C16">
        <w:t xml:space="preserve"> respondents with unvaccinated dogs in the areas under the </w:t>
      </w:r>
      <w:del w:id="261" w:author="Ahmed Lugelo" w:date="2022-03-14T00:01:00Z">
        <w:r w:rsidRPr="00B13C16" w:rsidDel="00E0707F">
          <w:delText>decentralized vaccination</w:delText>
        </w:r>
      </w:del>
      <w:ins w:id="262" w:author="Ahmed Lugelo" w:date="2022-03-14T00:01:00Z">
        <w:r w:rsidR="00E0707F">
          <w:t>DCV</w:t>
        </w:r>
      </w:ins>
      <w:r w:rsidRPr="00B13C16">
        <w:t xml:space="preserve"> approach reported that their dogs were not vaccinated because they were acquired or born after the campaign was conducted (41.51%, Table 4). Although the continuous vaccination was supposed to be available throughout the year, the results suggest that there were fewer vaccination campaigns conducted than originally planned in the implementation manual. In both approaches, distance to the central point clinic was rarely mentioned as a reason for not vaccinating the dogs (0.51% and 0.26% in the pulse and continuous strategies respectively). Similarly, dogs running away comprised a large proportion of dogs that were not vaccinated in both approaches.</w:t>
      </w:r>
    </w:p>
    <w:p w14:paraId="01CD3C2F" w14:textId="7651594B" w:rsidR="00FA4323" w:rsidRPr="00B13C16" w:rsidRDefault="007475B6" w:rsidP="007475B6">
      <w:pPr>
        <w:pStyle w:val="MDPI41tablecaption"/>
        <w:ind w:left="425" w:right="425"/>
        <w:jc w:val="center"/>
      </w:pPr>
      <w:r w:rsidRPr="007475B6">
        <w:rPr>
          <w:b/>
        </w:rPr>
        <w:t xml:space="preserve">Table 4. </w:t>
      </w:r>
      <w:r w:rsidR="00FA4323" w:rsidRPr="00B13C16">
        <w:t>Reasons for not vaccinating dogs under pulse and continuous vaccination strategies</w:t>
      </w:r>
      <w:r>
        <w:t>.</w:t>
      </w:r>
    </w:p>
    <w:tbl>
      <w:tblPr>
        <w:tblW w:w="10465" w:type="dxa"/>
        <w:jc w:val="center"/>
        <w:tblLayout w:type="fixed"/>
        <w:tblCellMar>
          <w:left w:w="0" w:type="dxa"/>
          <w:right w:w="0" w:type="dxa"/>
        </w:tblCellMar>
        <w:tblLook w:val="04A0" w:firstRow="1" w:lastRow="0" w:firstColumn="1" w:lastColumn="0" w:noHBand="0" w:noVBand="1"/>
      </w:tblPr>
      <w:tblGrid>
        <w:gridCol w:w="5432"/>
        <w:gridCol w:w="1396"/>
        <w:gridCol w:w="978"/>
        <w:gridCol w:w="2236"/>
        <w:gridCol w:w="423"/>
      </w:tblGrid>
      <w:tr w:rsidR="00FA4323" w:rsidRPr="007475B6" w14:paraId="1B52625A" w14:textId="77777777" w:rsidTr="007475B6">
        <w:trPr>
          <w:jc w:val="center"/>
        </w:trPr>
        <w:tc>
          <w:tcPr>
            <w:tcW w:w="4678" w:type="dxa"/>
            <w:tcBorders>
              <w:top w:val="single" w:sz="8" w:space="0" w:color="auto"/>
              <w:bottom w:val="single" w:sz="4" w:space="0" w:color="auto"/>
            </w:tcBorders>
            <w:shd w:val="clear" w:color="auto" w:fill="auto"/>
            <w:noWrap/>
            <w:vAlign w:val="center"/>
            <w:hideMark/>
          </w:tcPr>
          <w:p w14:paraId="398A8A1A" w14:textId="77777777" w:rsidR="00FA4323" w:rsidRPr="007475B6" w:rsidRDefault="00FA4323">
            <w:pPr>
              <w:autoSpaceDE w:val="0"/>
              <w:autoSpaceDN w:val="0"/>
              <w:adjustRightInd w:val="0"/>
              <w:snapToGrid w:val="0"/>
              <w:spacing w:line="240" w:lineRule="auto"/>
              <w:jc w:val="left"/>
              <w:rPr>
                <w:b/>
                <w:bCs/>
                <w:noProof w:val="0"/>
                <w:sz w:val="16"/>
                <w:lang w:bidi="en-US"/>
              </w:rPr>
              <w:pPrChange w:id="263" w:author="Ahmed Lugelo" w:date="2022-03-12T21:03:00Z">
                <w:pPr>
                  <w:autoSpaceDE w:val="0"/>
                  <w:autoSpaceDN w:val="0"/>
                  <w:adjustRightInd w:val="0"/>
                  <w:snapToGrid w:val="0"/>
                  <w:spacing w:line="240" w:lineRule="auto"/>
                  <w:jc w:val="center"/>
                </w:pPr>
              </w:pPrChange>
            </w:pPr>
            <w:r w:rsidRPr="007475B6">
              <w:rPr>
                <w:b/>
                <w:bCs/>
                <w:noProof w:val="0"/>
                <w:sz w:val="16"/>
                <w:lang w:bidi="en-US"/>
              </w:rPr>
              <w:t>Reason</w:t>
            </w:r>
          </w:p>
        </w:tc>
        <w:tc>
          <w:tcPr>
            <w:tcW w:w="1202" w:type="dxa"/>
            <w:tcBorders>
              <w:top w:val="single" w:sz="8" w:space="0" w:color="auto"/>
              <w:bottom w:val="single" w:sz="4" w:space="0" w:color="auto"/>
            </w:tcBorders>
            <w:shd w:val="clear" w:color="auto" w:fill="auto"/>
            <w:noWrap/>
            <w:vAlign w:val="center"/>
            <w:hideMark/>
          </w:tcPr>
          <w:p w14:paraId="12E0D5AD" w14:textId="6CA1512B" w:rsidR="00FA4323" w:rsidRPr="007475B6" w:rsidRDefault="00E0707F" w:rsidP="007475B6">
            <w:pPr>
              <w:autoSpaceDE w:val="0"/>
              <w:autoSpaceDN w:val="0"/>
              <w:adjustRightInd w:val="0"/>
              <w:snapToGrid w:val="0"/>
              <w:spacing w:line="240" w:lineRule="auto"/>
              <w:jc w:val="center"/>
              <w:rPr>
                <w:b/>
                <w:bCs/>
                <w:noProof w:val="0"/>
                <w:sz w:val="16"/>
                <w:lang w:bidi="en-US"/>
              </w:rPr>
            </w:pPr>
            <w:ins w:id="264" w:author="Ahmed Lugelo" w:date="2022-03-14T00:02:00Z">
              <w:r>
                <w:rPr>
                  <w:b/>
                  <w:bCs/>
                  <w:noProof w:val="0"/>
                  <w:sz w:val="16"/>
                  <w:lang w:bidi="en-US"/>
                </w:rPr>
                <w:t>CPV</w:t>
              </w:r>
            </w:ins>
            <w:del w:id="265" w:author="Ahmed Lugelo" w:date="2022-03-14T00:02:00Z">
              <w:r w:rsidR="00FA4323" w:rsidRPr="007475B6" w:rsidDel="00E0707F">
                <w:rPr>
                  <w:b/>
                  <w:bCs/>
                  <w:noProof w:val="0"/>
                  <w:sz w:val="16"/>
                  <w:lang w:bidi="en-US"/>
                </w:rPr>
                <w:delText>Pulse</w:delText>
              </w:r>
            </w:del>
            <w:r w:rsidR="00FA4323" w:rsidRPr="007475B6">
              <w:rPr>
                <w:b/>
                <w:bCs/>
                <w:noProof w:val="0"/>
                <w:sz w:val="16"/>
                <w:lang w:bidi="en-US"/>
              </w:rPr>
              <w:t xml:space="preserve"> (n)</w:t>
            </w:r>
          </w:p>
        </w:tc>
        <w:tc>
          <w:tcPr>
            <w:tcW w:w="842" w:type="dxa"/>
            <w:tcBorders>
              <w:top w:val="single" w:sz="8" w:space="0" w:color="auto"/>
              <w:bottom w:val="single" w:sz="4" w:space="0" w:color="auto"/>
            </w:tcBorders>
            <w:shd w:val="clear" w:color="auto" w:fill="auto"/>
            <w:noWrap/>
            <w:vAlign w:val="center"/>
            <w:hideMark/>
          </w:tcPr>
          <w:p w14:paraId="56720A3D"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w:t>
            </w:r>
          </w:p>
        </w:tc>
        <w:tc>
          <w:tcPr>
            <w:tcW w:w="1925" w:type="dxa"/>
            <w:tcBorders>
              <w:top w:val="single" w:sz="8" w:space="0" w:color="auto"/>
              <w:bottom w:val="single" w:sz="4" w:space="0" w:color="auto"/>
            </w:tcBorders>
            <w:shd w:val="clear" w:color="auto" w:fill="auto"/>
            <w:noWrap/>
            <w:vAlign w:val="center"/>
            <w:hideMark/>
          </w:tcPr>
          <w:p w14:paraId="6FFFAF6F" w14:textId="27325CE8" w:rsidR="00FA4323" w:rsidRPr="007475B6" w:rsidRDefault="00E0707F" w:rsidP="007475B6">
            <w:pPr>
              <w:autoSpaceDE w:val="0"/>
              <w:autoSpaceDN w:val="0"/>
              <w:adjustRightInd w:val="0"/>
              <w:snapToGrid w:val="0"/>
              <w:spacing w:line="240" w:lineRule="auto"/>
              <w:jc w:val="center"/>
              <w:rPr>
                <w:b/>
                <w:bCs/>
                <w:noProof w:val="0"/>
                <w:sz w:val="16"/>
                <w:lang w:bidi="en-US"/>
              </w:rPr>
            </w:pPr>
            <w:ins w:id="266" w:author="Ahmed Lugelo" w:date="2022-03-14T00:02:00Z">
              <w:r>
                <w:rPr>
                  <w:b/>
                  <w:bCs/>
                  <w:noProof w:val="0"/>
                  <w:sz w:val="16"/>
                  <w:lang w:bidi="en-US"/>
                </w:rPr>
                <w:t>DCV</w:t>
              </w:r>
            </w:ins>
            <w:del w:id="267" w:author="Ahmed Lugelo" w:date="2022-03-14T00:02:00Z">
              <w:r w:rsidR="00FA4323" w:rsidRPr="007475B6" w:rsidDel="00E0707F">
                <w:rPr>
                  <w:b/>
                  <w:bCs/>
                  <w:noProof w:val="0"/>
                  <w:sz w:val="16"/>
                  <w:lang w:bidi="en-US"/>
                </w:rPr>
                <w:delText>Continuous</w:delText>
              </w:r>
            </w:del>
            <w:r w:rsidR="00FA4323" w:rsidRPr="007475B6">
              <w:rPr>
                <w:b/>
                <w:bCs/>
                <w:noProof w:val="0"/>
                <w:sz w:val="16"/>
                <w:lang w:bidi="en-US"/>
              </w:rPr>
              <w:t xml:space="preserve"> (n)</w:t>
            </w:r>
          </w:p>
        </w:tc>
        <w:tc>
          <w:tcPr>
            <w:tcW w:w="364" w:type="dxa"/>
            <w:tcBorders>
              <w:top w:val="single" w:sz="8" w:space="0" w:color="auto"/>
              <w:bottom w:val="single" w:sz="4" w:space="0" w:color="auto"/>
            </w:tcBorders>
            <w:shd w:val="clear" w:color="auto" w:fill="auto"/>
            <w:noWrap/>
            <w:vAlign w:val="center"/>
            <w:hideMark/>
          </w:tcPr>
          <w:p w14:paraId="3EFA1708"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w:t>
            </w:r>
          </w:p>
        </w:tc>
      </w:tr>
      <w:tr w:rsidR="00FA4323" w:rsidRPr="007475B6" w14:paraId="478F4EED" w14:textId="77777777" w:rsidTr="007475B6">
        <w:trPr>
          <w:jc w:val="center"/>
        </w:trPr>
        <w:tc>
          <w:tcPr>
            <w:tcW w:w="4678" w:type="dxa"/>
            <w:tcBorders>
              <w:top w:val="single" w:sz="4" w:space="0" w:color="auto"/>
            </w:tcBorders>
            <w:shd w:val="clear" w:color="auto" w:fill="auto"/>
            <w:noWrap/>
            <w:vAlign w:val="center"/>
            <w:hideMark/>
          </w:tcPr>
          <w:p w14:paraId="4293E55F" w14:textId="77777777" w:rsidR="00FA4323" w:rsidRPr="007475B6" w:rsidRDefault="00FA4323">
            <w:pPr>
              <w:autoSpaceDE w:val="0"/>
              <w:autoSpaceDN w:val="0"/>
              <w:adjustRightInd w:val="0"/>
              <w:snapToGrid w:val="0"/>
              <w:spacing w:line="240" w:lineRule="auto"/>
              <w:jc w:val="left"/>
              <w:rPr>
                <w:noProof w:val="0"/>
                <w:sz w:val="16"/>
                <w:lang w:bidi="en-US"/>
              </w:rPr>
              <w:pPrChange w:id="268" w:author="Ahmed Lugelo" w:date="2022-03-12T21:03:00Z">
                <w:pPr>
                  <w:autoSpaceDE w:val="0"/>
                  <w:autoSpaceDN w:val="0"/>
                  <w:adjustRightInd w:val="0"/>
                  <w:snapToGrid w:val="0"/>
                  <w:spacing w:line="240" w:lineRule="auto"/>
                  <w:jc w:val="center"/>
                </w:pPr>
              </w:pPrChange>
            </w:pPr>
            <w:r w:rsidRPr="007475B6">
              <w:rPr>
                <w:noProof w:val="0"/>
                <w:sz w:val="16"/>
                <w:lang w:bidi="en-US"/>
              </w:rPr>
              <w:t>1.</w:t>
            </w:r>
            <w:r w:rsidRPr="007475B6">
              <w:rPr>
                <w:sz w:val="16"/>
                <w:lang w:bidi="en-US"/>
              </w:rPr>
              <w:t xml:space="preserve">    </w:t>
            </w:r>
            <w:r w:rsidRPr="007475B6">
              <w:rPr>
                <w:noProof w:val="0"/>
                <w:sz w:val="16"/>
                <w:lang w:bidi="en-US"/>
              </w:rPr>
              <w:t xml:space="preserve"> Dog had puppies</w:t>
            </w:r>
          </w:p>
        </w:tc>
        <w:tc>
          <w:tcPr>
            <w:tcW w:w="1202" w:type="dxa"/>
            <w:tcBorders>
              <w:top w:val="single" w:sz="4" w:space="0" w:color="auto"/>
            </w:tcBorders>
            <w:shd w:val="clear" w:color="auto" w:fill="auto"/>
            <w:noWrap/>
            <w:vAlign w:val="center"/>
            <w:hideMark/>
          </w:tcPr>
          <w:p w14:paraId="3ED33CB6"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10</w:t>
            </w:r>
          </w:p>
        </w:tc>
        <w:tc>
          <w:tcPr>
            <w:tcW w:w="842" w:type="dxa"/>
            <w:tcBorders>
              <w:top w:val="single" w:sz="4" w:space="0" w:color="auto"/>
            </w:tcBorders>
            <w:shd w:val="clear" w:color="auto" w:fill="auto"/>
            <w:noWrap/>
            <w:vAlign w:val="center"/>
            <w:hideMark/>
          </w:tcPr>
          <w:p w14:paraId="48CCEBBB"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5.13</w:t>
            </w:r>
          </w:p>
        </w:tc>
        <w:tc>
          <w:tcPr>
            <w:tcW w:w="1925" w:type="dxa"/>
            <w:tcBorders>
              <w:top w:val="single" w:sz="4" w:space="0" w:color="auto"/>
            </w:tcBorders>
            <w:shd w:val="clear" w:color="auto" w:fill="auto"/>
            <w:noWrap/>
            <w:vAlign w:val="center"/>
            <w:hideMark/>
          </w:tcPr>
          <w:p w14:paraId="787C481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w:t>
            </w:r>
          </w:p>
        </w:tc>
        <w:tc>
          <w:tcPr>
            <w:tcW w:w="364" w:type="dxa"/>
            <w:tcBorders>
              <w:top w:val="single" w:sz="4" w:space="0" w:color="auto"/>
            </w:tcBorders>
            <w:shd w:val="clear" w:color="auto" w:fill="auto"/>
            <w:noWrap/>
            <w:vAlign w:val="center"/>
            <w:hideMark/>
          </w:tcPr>
          <w:p w14:paraId="52E5739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1.04</w:t>
            </w:r>
          </w:p>
        </w:tc>
      </w:tr>
      <w:tr w:rsidR="00FA4323" w:rsidRPr="007475B6" w14:paraId="19241E57" w14:textId="77777777" w:rsidTr="007475B6">
        <w:trPr>
          <w:jc w:val="center"/>
        </w:trPr>
        <w:tc>
          <w:tcPr>
            <w:tcW w:w="4678" w:type="dxa"/>
            <w:shd w:val="clear" w:color="auto" w:fill="auto"/>
            <w:noWrap/>
            <w:vAlign w:val="center"/>
            <w:hideMark/>
          </w:tcPr>
          <w:p w14:paraId="5FD3BE5A" w14:textId="77777777" w:rsidR="00FA4323" w:rsidRPr="007475B6" w:rsidRDefault="00FA4323">
            <w:pPr>
              <w:autoSpaceDE w:val="0"/>
              <w:autoSpaceDN w:val="0"/>
              <w:adjustRightInd w:val="0"/>
              <w:snapToGrid w:val="0"/>
              <w:spacing w:line="240" w:lineRule="auto"/>
              <w:jc w:val="left"/>
              <w:rPr>
                <w:noProof w:val="0"/>
                <w:sz w:val="16"/>
                <w:lang w:bidi="en-US"/>
              </w:rPr>
              <w:pPrChange w:id="269" w:author="Ahmed Lugelo" w:date="2022-03-12T21:03:00Z">
                <w:pPr>
                  <w:autoSpaceDE w:val="0"/>
                  <w:autoSpaceDN w:val="0"/>
                  <w:adjustRightInd w:val="0"/>
                  <w:snapToGrid w:val="0"/>
                  <w:spacing w:line="240" w:lineRule="auto"/>
                  <w:jc w:val="center"/>
                </w:pPr>
              </w:pPrChange>
            </w:pPr>
            <w:r w:rsidRPr="007475B6">
              <w:rPr>
                <w:noProof w:val="0"/>
                <w:sz w:val="16"/>
                <w:lang w:bidi="en-US"/>
              </w:rPr>
              <w:t>2.</w:t>
            </w:r>
            <w:r w:rsidRPr="007475B6">
              <w:rPr>
                <w:sz w:val="16"/>
                <w:lang w:bidi="en-US"/>
              </w:rPr>
              <w:t xml:space="preserve">    </w:t>
            </w:r>
            <w:r w:rsidRPr="007475B6">
              <w:rPr>
                <w:noProof w:val="0"/>
                <w:sz w:val="16"/>
                <w:lang w:bidi="en-US"/>
              </w:rPr>
              <w:t xml:space="preserve"> Dog sick</w:t>
            </w:r>
          </w:p>
        </w:tc>
        <w:tc>
          <w:tcPr>
            <w:tcW w:w="1202" w:type="dxa"/>
            <w:shd w:val="clear" w:color="auto" w:fill="auto"/>
            <w:noWrap/>
            <w:vAlign w:val="center"/>
            <w:hideMark/>
          </w:tcPr>
          <w:p w14:paraId="593A5DE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w:t>
            </w:r>
          </w:p>
        </w:tc>
        <w:tc>
          <w:tcPr>
            <w:tcW w:w="842" w:type="dxa"/>
            <w:shd w:val="clear" w:color="auto" w:fill="auto"/>
            <w:noWrap/>
            <w:vAlign w:val="center"/>
            <w:hideMark/>
          </w:tcPr>
          <w:p w14:paraId="2F30831D"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1.03</w:t>
            </w:r>
          </w:p>
        </w:tc>
        <w:tc>
          <w:tcPr>
            <w:tcW w:w="1925" w:type="dxa"/>
            <w:shd w:val="clear" w:color="auto" w:fill="auto"/>
            <w:noWrap/>
            <w:vAlign w:val="center"/>
            <w:hideMark/>
          </w:tcPr>
          <w:p w14:paraId="7322CB78"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w:t>
            </w:r>
          </w:p>
        </w:tc>
        <w:tc>
          <w:tcPr>
            <w:tcW w:w="364" w:type="dxa"/>
            <w:shd w:val="clear" w:color="auto" w:fill="auto"/>
            <w:noWrap/>
            <w:vAlign w:val="center"/>
            <w:hideMark/>
          </w:tcPr>
          <w:p w14:paraId="18E4B5EE"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0.78</w:t>
            </w:r>
          </w:p>
        </w:tc>
      </w:tr>
      <w:tr w:rsidR="00FA4323" w:rsidRPr="007475B6" w14:paraId="73870C72" w14:textId="77777777" w:rsidTr="007475B6">
        <w:trPr>
          <w:jc w:val="center"/>
        </w:trPr>
        <w:tc>
          <w:tcPr>
            <w:tcW w:w="4678" w:type="dxa"/>
            <w:shd w:val="clear" w:color="auto" w:fill="auto"/>
            <w:noWrap/>
            <w:vAlign w:val="center"/>
            <w:hideMark/>
          </w:tcPr>
          <w:p w14:paraId="19ACAFE6" w14:textId="77777777" w:rsidR="00FA4323" w:rsidRPr="007475B6" w:rsidRDefault="00FA4323">
            <w:pPr>
              <w:autoSpaceDE w:val="0"/>
              <w:autoSpaceDN w:val="0"/>
              <w:adjustRightInd w:val="0"/>
              <w:snapToGrid w:val="0"/>
              <w:spacing w:line="240" w:lineRule="auto"/>
              <w:jc w:val="left"/>
              <w:rPr>
                <w:noProof w:val="0"/>
                <w:sz w:val="16"/>
                <w:lang w:bidi="en-US"/>
              </w:rPr>
              <w:pPrChange w:id="270" w:author="Ahmed Lugelo" w:date="2022-03-12T21:03:00Z">
                <w:pPr>
                  <w:autoSpaceDE w:val="0"/>
                  <w:autoSpaceDN w:val="0"/>
                  <w:adjustRightInd w:val="0"/>
                  <w:snapToGrid w:val="0"/>
                  <w:spacing w:line="240" w:lineRule="auto"/>
                  <w:jc w:val="center"/>
                </w:pPr>
              </w:pPrChange>
            </w:pPr>
            <w:r w:rsidRPr="007475B6">
              <w:rPr>
                <w:noProof w:val="0"/>
                <w:sz w:val="16"/>
                <w:lang w:bidi="en-US"/>
              </w:rPr>
              <w:t>3.</w:t>
            </w:r>
            <w:r w:rsidRPr="007475B6">
              <w:rPr>
                <w:sz w:val="16"/>
                <w:lang w:bidi="en-US"/>
              </w:rPr>
              <w:t xml:space="preserve">    </w:t>
            </w:r>
            <w:r w:rsidRPr="007475B6">
              <w:rPr>
                <w:noProof w:val="0"/>
                <w:sz w:val="16"/>
                <w:lang w:bidi="en-US"/>
              </w:rPr>
              <w:t xml:space="preserve"> Dog aggressive</w:t>
            </w:r>
          </w:p>
        </w:tc>
        <w:tc>
          <w:tcPr>
            <w:tcW w:w="1202" w:type="dxa"/>
            <w:shd w:val="clear" w:color="auto" w:fill="auto"/>
            <w:noWrap/>
            <w:vAlign w:val="center"/>
            <w:hideMark/>
          </w:tcPr>
          <w:p w14:paraId="10E4B83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9</w:t>
            </w:r>
          </w:p>
        </w:tc>
        <w:tc>
          <w:tcPr>
            <w:tcW w:w="842" w:type="dxa"/>
            <w:shd w:val="clear" w:color="auto" w:fill="auto"/>
            <w:noWrap/>
            <w:vAlign w:val="center"/>
            <w:hideMark/>
          </w:tcPr>
          <w:p w14:paraId="317AD4AB"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4.62</w:t>
            </w:r>
          </w:p>
        </w:tc>
        <w:tc>
          <w:tcPr>
            <w:tcW w:w="1925" w:type="dxa"/>
            <w:shd w:val="clear" w:color="auto" w:fill="auto"/>
            <w:noWrap/>
            <w:vAlign w:val="center"/>
            <w:hideMark/>
          </w:tcPr>
          <w:p w14:paraId="503D65A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13</w:t>
            </w:r>
          </w:p>
        </w:tc>
        <w:tc>
          <w:tcPr>
            <w:tcW w:w="364" w:type="dxa"/>
            <w:shd w:val="clear" w:color="auto" w:fill="auto"/>
            <w:noWrap/>
            <w:vAlign w:val="center"/>
            <w:hideMark/>
          </w:tcPr>
          <w:p w14:paraId="5E72C1F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3.39</w:t>
            </w:r>
          </w:p>
        </w:tc>
      </w:tr>
      <w:tr w:rsidR="00FA4323" w:rsidRPr="007475B6" w14:paraId="05F1B5A5" w14:textId="77777777" w:rsidTr="007475B6">
        <w:trPr>
          <w:jc w:val="center"/>
        </w:trPr>
        <w:tc>
          <w:tcPr>
            <w:tcW w:w="4678" w:type="dxa"/>
            <w:shd w:val="clear" w:color="auto" w:fill="auto"/>
            <w:noWrap/>
            <w:vAlign w:val="center"/>
            <w:hideMark/>
          </w:tcPr>
          <w:p w14:paraId="1EF55FB6" w14:textId="77777777" w:rsidR="00FA4323" w:rsidRPr="007475B6" w:rsidRDefault="00FA4323">
            <w:pPr>
              <w:autoSpaceDE w:val="0"/>
              <w:autoSpaceDN w:val="0"/>
              <w:adjustRightInd w:val="0"/>
              <w:snapToGrid w:val="0"/>
              <w:spacing w:line="240" w:lineRule="auto"/>
              <w:jc w:val="left"/>
              <w:rPr>
                <w:noProof w:val="0"/>
                <w:sz w:val="16"/>
                <w:lang w:bidi="en-US"/>
              </w:rPr>
              <w:pPrChange w:id="271" w:author="Ahmed Lugelo" w:date="2022-03-12T21:03:00Z">
                <w:pPr>
                  <w:autoSpaceDE w:val="0"/>
                  <w:autoSpaceDN w:val="0"/>
                  <w:adjustRightInd w:val="0"/>
                  <w:snapToGrid w:val="0"/>
                  <w:spacing w:line="240" w:lineRule="auto"/>
                  <w:jc w:val="center"/>
                </w:pPr>
              </w:pPrChange>
            </w:pPr>
            <w:r w:rsidRPr="007475B6">
              <w:rPr>
                <w:noProof w:val="0"/>
                <w:sz w:val="16"/>
                <w:lang w:bidi="en-US"/>
              </w:rPr>
              <w:t>4.</w:t>
            </w:r>
            <w:r w:rsidRPr="007475B6">
              <w:rPr>
                <w:sz w:val="16"/>
                <w:lang w:bidi="en-US"/>
              </w:rPr>
              <w:t xml:space="preserve">    </w:t>
            </w:r>
            <w:r w:rsidRPr="007475B6">
              <w:rPr>
                <w:noProof w:val="0"/>
                <w:sz w:val="16"/>
                <w:lang w:bidi="en-US"/>
              </w:rPr>
              <w:t xml:space="preserve"> Acquired/born after vaccination</w:t>
            </w:r>
          </w:p>
        </w:tc>
        <w:tc>
          <w:tcPr>
            <w:tcW w:w="1202" w:type="dxa"/>
            <w:shd w:val="clear" w:color="auto" w:fill="auto"/>
            <w:noWrap/>
            <w:vAlign w:val="center"/>
            <w:hideMark/>
          </w:tcPr>
          <w:p w14:paraId="46658AFB"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28</w:t>
            </w:r>
          </w:p>
        </w:tc>
        <w:tc>
          <w:tcPr>
            <w:tcW w:w="842" w:type="dxa"/>
            <w:shd w:val="clear" w:color="auto" w:fill="auto"/>
            <w:noWrap/>
            <w:vAlign w:val="center"/>
            <w:hideMark/>
          </w:tcPr>
          <w:p w14:paraId="40918C0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14.36</w:t>
            </w:r>
          </w:p>
        </w:tc>
        <w:tc>
          <w:tcPr>
            <w:tcW w:w="1925" w:type="dxa"/>
            <w:shd w:val="clear" w:color="auto" w:fill="auto"/>
            <w:noWrap/>
            <w:vAlign w:val="center"/>
            <w:hideMark/>
          </w:tcPr>
          <w:p w14:paraId="2AB7033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159</w:t>
            </w:r>
          </w:p>
        </w:tc>
        <w:tc>
          <w:tcPr>
            <w:tcW w:w="364" w:type="dxa"/>
            <w:shd w:val="clear" w:color="auto" w:fill="auto"/>
            <w:noWrap/>
            <w:vAlign w:val="center"/>
            <w:hideMark/>
          </w:tcPr>
          <w:p w14:paraId="4A03918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41.51</w:t>
            </w:r>
          </w:p>
        </w:tc>
      </w:tr>
      <w:tr w:rsidR="00FA4323" w:rsidRPr="007475B6" w14:paraId="1A4A6E5D" w14:textId="77777777" w:rsidTr="007475B6">
        <w:trPr>
          <w:jc w:val="center"/>
        </w:trPr>
        <w:tc>
          <w:tcPr>
            <w:tcW w:w="4678" w:type="dxa"/>
            <w:shd w:val="clear" w:color="auto" w:fill="auto"/>
            <w:noWrap/>
            <w:vAlign w:val="center"/>
            <w:hideMark/>
          </w:tcPr>
          <w:p w14:paraId="24D21BC3" w14:textId="77777777" w:rsidR="00FA4323" w:rsidRPr="007475B6" w:rsidRDefault="00FA4323">
            <w:pPr>
              <w:autoSpaceDE w:val="0"/>
              <w:autoSpaceDN w:val="0"/>
              <w:adjustRightInd w:val="0"/>
              <w:snapToGrid w:val="0"/>
              <w:spacing w:line="240" w:lineRule="auto"/>
              <w:jc w:val="left"/>
              <w:rPr>
                <w:noProof w:val="0"/>
                <w:sz w:val="16"/>
                <w:lang w:bidi="en-US"/>
              </w:rPr>
              <w:pPrChange w:id="272" w:author="Ahmed Lugelo" w:date="2022-03-12T21:03:00Z">
                <w:pPr>
                  <w:autoSpaceDE w:val="0"/>
                  <w:autoSpaceDN w:val="0"/>
                  <w:adjustRightInd w:val="0"/>
                  <w:snapToGrid w:val="0"/>
                  <w:spacing w:line="240" w:lineRule="auto"/>
                  <w:jc w:val="center"/>
                </w:pPr>
              </w:pPrChange>
            </w:pPr>
            <w:r w:rsidRPr="007475B6">
              <w:rPr>
                <w:noProof w:val="0"/>
                <w:sz w:val="16"/>
                <w:lang w:bidi="en-US"/>
              </w:rPr>
              <w:t>5.</w:t>
            </w:r>
            <w:r w:rsidRPr="007475B6">
              <w:rPr>
                <w:sz w:val="16"/>
                <w:lang w:bidi="en-US"/>
              </w:rPr>
              <w:t xml:space="preserve">    </w:t>
            </w:r>
            <w:r w:rsidRPr="007475B6">
              <w:rPr>
                <w:noProof w:val="0"/>
                <w:sz w:val="16"/>
                <w:lang w:bidi="en-US"/>
              </w:rPr>
              <w:t xml:space="preserve"> Didn’t hear the campaign</w:t>
            </w:r>
          </w:p>
        </w:tc>
        <w:tc>
          <w:tcPr>
            <w:tcW w:w="1202" w:type="dxa"/>
            <w:shd w:val="clear" w:color="auto" w:fill="auto"/>
            <w:noWrap/>
            <w:vAlign w:val="center"/>
            <w:hideMark/>
          </w:tcPr>
          <w:p w14:paraId="2B7FD0B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44</w:t>
            </w:r>
          </w:p>
        </w:tc>
        <w:tc>
          <w:tcPr>
            <w:tcW w:w="842" w:type="dxa"/>
            <w:shd w:val="clear" w:color="auto" w:fill="auto"/>
            <w:noWrap/>
            <w:vAlign w:val="center"/>
            <w:hideMark/>
          </w:tcPr>
          <w:p w14:paraId="6177FF1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22.56</w:t>
            </w:r>
          </w:p>
        </w:tc>
        <w:tc>
          <w:tcPr>
            <w:tcW w:w="1925" w:type="dxa"/>
            <w:shd w:val="clear" w:color="auto" w:fill="auto"/>
            <w:noWrap/>
            <w:vAlign w:val="center"/>
            <w:hideMark/>
          </w:tcPr>
          <w:p w14:paraId="5382B93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7</w:t>
            </w:r>
          </w:p>
        </w:tc>
        <w:tc>
          <w:tcPr>
            <w:tcW w:w="364" w:type="dxa"/>
            <w:shd w:val="clear" w:color="auto" w:fill="auto"/>
            <w:noWrap/>
            <w:vAlign w:val="center"/>
            <w:hideMark/>
          </w:tcPr>
          <w:p w14:paraId="5907C62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1.83</w:t>
            </w:r>
          </w:p>
        </w:tc>
      </w:tr>
      <w:tr w:rsidR="00FA4323" w:rsidRPr="007475B6" w14:paraId="5D4A71D0" w14:textId="77777777" w:rsidTr="007475B6">
        <w:trPr>
          <w:jc w:val="center"/>
        </w:trPr>
        <w:tc>
          <w:tcPr>
            <w:tcW w:w="4678" w:type="dxa"/>
            <w:shd w:val="clear" w:color="auto" w:fill="auto"/>
            <w:noWrap/>
            <w:vAlign w:val="center"/>
            <w:hideMark/>
          </w:tcPr>
          <w:p w14:paraId="34789A3C" w14:textId="77777777" w:rsidR="00FA4323" w:rsidRPr="007475B6" w:rsidRDefault="00FA4323">
            <w:pPr>
              <w:autoSpaceDE w:val="0"/>
              <w:autoSpaceDN w:val="0"/>
              <w:adjustRightInd w:val="0"/>
              <w:snapToGrid w:val="0"/>
              <w:spacing w:line="240" w:lineRule="auto"/>
              <w:jc w:val="left"/>
              <w:rPr>
                <w:noProof w:val="0"/>
                <w:sz w:val="16"/>
                <w:lang w:bidi="en-US"/>
              </w:rPr>
              <w:pPrChange w:id="273" w:author="Ahmed Lugelo" w:date="2022-03-12T21:03:00Z">
                <w:pPr>
                  <w:autoSpaceDE w:val="0"/>
                  <w:autoSpaceDN w:val="0"/>
                  <w:adjustRightInd w:val="0"/>
                  <w:snapToGrid w:val="0"/>
                  <w:spacing w:line="240" w:lineRule="auto"/>
                  <w:jc w:val="center"/>
                </w:pPr>
              </w:pPrChange>
            </w:pPr>
            <w:r w:rsidRPr="007475B6">
              <w:rPr>
                <w:noProof w:val="0"/>
                <w:sz w:val="16"/>
                <w:lang w:bidi="en-US"/>
              </w:rPr>
              <w:t>6.</w:t>
            </w:r>
            <w:r w:rsidRPr="007475B6">
              <w:rPr>
                <w:sz w:val="16"/>
                <w:lang w:bidi="en-US"/>
              </w:rPr>
              <w:t xml:space="preserve">    </w:t>
            </w:r>
            <w:r w:rsidRPr="007475B6">
              <w:rPr>
                <w:noProof w:val="0"/>
                <w:sz w:val="16"/>
                <w:lang w:bidi="en-US"/>
              </w:rPr>
              <w:t xml:space="preserve"> Difficult to restrain</w:t>
            </w:r>
          </w:p>
        </w:tc>
        <w:tc>
          <w:tcPr>
            <w:tcW w:w="1202" w:type="dxa"/>
            <w:shd w:val="clear" w:color="auto" w:fill="auto"/>
            <w:noWrap/>
            <w:vAlign w:val="center"/>
            <w:hideMark/>
          </w:tcPr>
          <w:p w14:paraId="11C1CF55"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w:t>
            </w:r>
          </w:p>
        </w:tc>
        <w:tc>
          <w:tcPr>
            <w:tcW w:w="842" w:type="dxa"/>
            <w:shd w:val="clear" w:color="auto" w:fill="auto"/>
            <w:noWrap/>
            <w:vAlign w:val="center"/>
            <w:hideMark/>
          </w:tcPr>
          <w:p w14:paraId="533BBA0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7.18</w:t>
            </w:r>
          </w:p>
        </w:tc>
        <w:tc>
          <w:tcPr>
            <w:tcW w:w="1925" w:type="dxa"/>
            <w:shd w:val="clear" w:color="auto" w:fill="auto"/>
            <w:noWrap/>
            <w:vAlign w:val="center"/>
            <w:hideMark/>
          </w:tcPr>
          <w:p w14:paraId="355DA48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48</w:t>
            </w:r>
          </w:p>
        </w:tc>
        <w:tc>
          <w:tcPr>
            <w:tcW w:w="364" w:type="dxa"/>
            <w:shd w:val="clear" w:color="auto" w:fill="auto"/>
            <w:noWrap/>
            <w:vAlign w:val="center"/>
            <w:hideMark/>
          </w:tcPr>
          <w:p w14:paraId="647E5331"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12.53</w:t>
            </w:r>
          </w:p>
        </w:tc>
      </w:tr>
      <w:tr w:rsidR="00FA4323" w:rsidRPr="007475B6" w14:paraId="788B2428" w14:textId="77777777" w:rsidTr="007475B6">
        <w:trPr>
          <w:jc w:val="center"/>
        </w:trPr>
        <w:tc>
          <w:tcPr>
            <w:tcW w:w="4678" w:type="dxa"/>
            <w:shd w:val="clear" w:color="auto" w:fill="auto"/>
            <w:noWrap/>
            <w:vAlign w:val="center"/>
            <w:hideMark/>
          </w:tcPr>
          <w:p w14:paraId="0BFD31CD" w14:textId="77777777" w:rsidR="00FA4323" w:rsidRPr="007475B6" w:rsidRDefault="00FA4323">
            <w:pPr>
              <w:autoSpaceDE w:val="0"/>
              <w:autoSpaceDN w:val="0"/>
              <w:adjustRightInd w:val="0"/>
              <w:snapToGrid w:val="0"/>
              <w:spacing w:line="240" w:lineRule="auto"/>
              <w:jc w:val="left"/>
              <w:rPr>
                <w:noProof w:val="0"/>
                <w:sz w:val="16"/>
                <w:lang w:bidi="en-US"/>
              </w:rPr>
              <w:pPrChange w:id="274" w:author="Ahmed Lugelo" w:date="2022-03-12T21:03:00Z">
                <w:pPr>
                  <w:autoSpaceDE w:val="0"/>
                  <w:autoSpaceDN w:val="0"/>
                  <w:adjustRightInd w:val="0"/>
                  <w:snapToGrid w:val="0"/>
                  <w:spacing w:line="240" w:lineRule="auto"/>
                  <w:jc w:val="center"/>
                </w:pPr>
              </w:pPrChange>
            </w:pPr>
            <w:r w:rsidRPr="007475B6">
              <w:rPr>
                <w:noProof w:val="0"/>
                <w:sz w:val="16"/>
                <w:lang w:bidi="en-US"/>
              </w:rPr>
              <w:t>7.</w:t>
            </w:r>
            <w:r w:rsidRPr="007475B6">
              <w:rPr>
                <w:sz w:val="16"/>
                <w:lang w:bidi="en-US"/>
              </w:rPr>
              <w:t xml:space="preserve">    </w:t>
            </w:r>
            <w:r w:rsidRPr="007475B6">
              <w:rPr>
                <w:noProof w:val="0"/>
                <w:sz w:val="16"/>
                <w:lang w:bidi="en-US"/>
              </w:rPr>
              <w:t xml:space="preserve"> Long distance</w:t>
            </w:r>
          </w:p>
        </w:tc>
        <w:tc>
          <w:tcPr>
            <w:tcW w:w="1202" w:type="dxa"/>
            <w:shd w:val="clear" w:color="auto" w:fill="auto"/>
            <w:noWrap/>
            <w:vAlign w:val="center"/>
            <w:hideMark/>
          </w:tcPr>
          <w:p w14:paraId="0B6C34E8"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w:t>
            </w:r>
          </w:p>
        </w:tc>
        <w:tc>
          <w:tcPr>
            <w:tcW w:w="842" w:type="dxa"/>
            <w:shd w:val="clear" w:color="auto" w:fill="auto"/>
            <w:noWrap/>
            <w:vAlign w:val="center"/>
            <w:hideMark/>
          </w:tcPr>
          <w:p w14:paraId="51365AE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0.51</w:t>
            </w:r>
          </w:p>
        </w:tc>
        <w:tc>
          <w:tcPr>
            <w:tcW w:w="1925" w:type="dxa"/>
            <w:shd w:val="clear" w:color="auto" w:fill="auto"/>
            <w:noWrap/>
            <w:vAlign w:val="center"/>
            <w:hideMark/>
          </w:tcPr>
          <w:p w14:paraId="2D4B549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w:t>
            </w:r>
          </w:p>
        </w:tc>
        <w:tc>
          <w:tcPr>
            <w:tcW w:w="364" w:type="dxa"/>
            <w:shd w:val="clear" w:color="auto" w:fill="auto"/>
            <w:noWrap/>
            <w:vAlign w:val="center"/>
            <w:hideMark/>
          </w:tcPr>
          <w:p w14:paraId="3DF84566"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0.26</w:t>
            </w:r>
          </w:p>
        </w:tc>
      </w:tr>
      <w:tr w:rsidR="00FA4323" w:rsidRPr="007475B6" w14:paraId="63155CF4" w14:textId="77777777" w:rsidTr="007475B6">
        <w:trPr>
          <w:jc w:val="center"/>
        </w:trPr>
        <w:tc>
          <w:tcPr>
            <w:tcW w:w="4678" w:type="dxa"/>
            <w:shd w:val="clear" w:color="auto" w:fill="auto"/>
            <w:noWrap/>
            <w:vAlign w:val="center"/>
            <w:hideMark/>
          </w:tcPr>
          <w:p w14:paraId="0CF70506" w14:textId="77777777" w:rsidR="00FA4323" w:rsidRPr="007475B6" w:rsidRDefault="00FA4323">
            <w:pPr>
              <w:autoSpaceDE w:val="0"/>
              <w:autoSpaceDN w:val="0"/>
              <w:adjustRightInd w:val="0"/>
              <w:snapToGrid w:val="0"/>
              <w:spacing w:line="240" w:lineRule="auto"/>
              <w:jc w:val="left"/>
              <w:rPr>
                <w:noProof w:val="0"/>
                <w:sz w:val="16"/>
                <w:lang w:bidi="en-US"/>
              </w:rPr>
              <w:pPrChange w:id="275" w:author="Ahmed Lugelo" w:date="2022-03-12T21:03:00Z">
                <w:pPr>
                  <w:autoSpaceDE w:val="0"/>
                  <w:autoSpaceDN w:val="0"/>
                  <w:adjustRightInd w:val="0"/>
                  <w:snapToGrid w:val="0"/>
                  <w:spacing w:line="240" w:lineRule="auto"/>
                  <w:jc w:val="center"/>
                </w:pPr>
              </w:pPrChange>
            </w:pPr>
            <w:r w:rsidRPr="007475B6">
              <w:rPr>
                <w:noProof w:val="0"/>
                <w:sz w:val="16"/>
                <w:lang w:bidi="en-US"/>
              </w:rPr>
              <w:t>8.</w:t>
            </w:r>
            <w:r w:rsidRPr="007475B6">
              <w:rPr>
                <w:sz w:val="16"/>
                <w:lang w:bidi="en-US"/>
              </w:rPr>
              <w:t xml:space="preserve">    </w:t>
            </w:r>
            <w:r w:rsidRPr="007475B6">
              <w:rPr>
                <w:noProof w:val="0"/>
                <w:sz w:val="16"/>
                <w:lang w:bidi="en-US"/>
              </w:rPr>
              <w:t xml:space="preserve"> Dog not at home</w:t>
            </w:r>
          </w:p>
        </w:tc>
        <w:tc>
          <w:tcPr>
            <w:tcW w:w="1202" w:type="dxa"/>
            <w:shd w:val="clear" w:color="auto" w:fill="auto"/>
            <w:noWrap/>
            <w:vAlign w:val="center"/>
            <w:hideMark/>
          </w:tcPr>
          <w:p w14:paraId="7B887FA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7</w:t>
            </w:r>
          </w:p>
        </w:tc>
        <w:tc>
          <w:tcPr>
            <w:tcW w:w="842" w:type="dxa"/>
            <w:shd w:val="clear" w:color="auto" w:fill="auto"/>
            <w:noWrap/>
            <w:vAlign w:val="center"/>
            <w:hideMark/>
          </w:tcPr>
          <w:p w14:paraId="3E955C7E"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3.59</w:t>
            </w:r>
          </w:p>
        </w:tc>
        <w:tc>
          <w:tcPr>
            <w:tcW w:w="1925" w:type="dxa"/>
            <w:shd w:val="clear" w:color="auto" w:fill="auto"/>
            <w:noWrap/>
            <w:vAlign w:val="center"/>
            <w:hideMark/>
          </w:tcPr>
          <w:p w14:paraId="030A245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23</w:t>
            </w:r>
          </w:p>
        </w:tc>
        <w:tc>
          <w:tcPr>
            <w:tcW w:w="364" w:type="dxa"/>
            <w:shd w:val="clear" w:color="auto" w:fill="auto"/>
            <w:noWrap/>
            <w:vAlign w:val="center"/>
            <w:hideMark/>
          </w:tcPr>
          <w:p w14:paraId="37200966"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6.01</w:t>
            </w:r>
          </w:p>
        </w:tc>
      </w:tr>
      <w:tr w:rsidR="00FA4323" w:rsidRPr="007475B6" w14:paraId="5419E356" w14:textId="77777777" w:rsidTr="007475B6">
        <w:trPr>
          <w:jc w:val="center"/>
        </w:trPr>
        <w:tc>
          <w:tcPr>
            <w:tcW w:w="4678" w:type="dxa"/>
            <w:shd w:val="clear" w:color="auto" w:fill="auto"/>
            <w:noWrap/>
            <w:vAlign w:val="center"/>
            <w:hideMark/>
          </w:tcPr>
          <w:p w14:paraId="459BF7BF" w14:textId="77777777" w:rsidR="00FA4323" w:rsidRPr="007475B6" w:rsidRDefault="00FA4323">
            <w:pPr>
              <w:autoSpaceDE w:val="0"/>
              <w:autoSpaceDN w:val="0"/>
              <w:adjustRightInd w:val="0"/>
              <w:snapToGrid w:val="0"/>
              <w:spacing w:line="240" w:lineRule="auto"/>
              <w:jc w:val="left"/>
              <w:rPr>
                <w:noProof w:val="0"/>
                <w:sz w:val="16"/>
                <w:lang w:bidi="en-US"/>
              </w:rPr>
              <w:pPrChange w:id="276" w:author="Ahmed Lugelo" w:date="2022-03-12T21:03:00Z">
                <w:pPr>
                  <w:autoSpaceDE w:val="0"/>
                  <w:autoSpaceDN w:val="0"/>
                  <w:adjustRightInd w:val="0"/>
                  <w:snapToGrid w:val="0"/>
                  <w:spacing w:line="240" w:lineRule="auto"/>
                  <w:jc w:val="center"/>
                </w:pPr>
              </w:pPrChange>
            </w:pPr>
            <w:r w:rsidRPr="007475B6">
              <w:rPr>
                <w:noProof w:val="0"/>
                <w:sz w:val="16"/>
                <w:lang w:bidi="en-US"/>
              </w:rPr>
              <w:t>9.</w:t>
            </w:r>
            <w:r w:rsidRPr="007475B6">
              <w:rPr>
                <w:sz w:val="16"/>
                <w:lang w:bidi="en-US"/>
              </w:rPr>
              <w:t xml:space="preserve">    </w:t>
            </w:r>
            <w:r w:rsidRPr="007475B6">
              <w:rPr>
                <w:noProof w:val="0"/>
                <w:sz w:val="16"/>
                <w:lang w:bidi="en-US"/>
              </w:rPr>
              <w:t xml:space="preserve"> Owner sick</w:t>
            </w:r>
          </w:p>
        </w:tc>
        <w:tc>
          <w:tcPr>
            <w:tcW w:w="1202" w:type="dxa"/>
            <w:shd w:val="clear" w:color="auto" w:fill="auto"/>
            <w:noWrap/>
            <w:vAlign w:val="center"/>
            <w:hideMark/>
          </w:tcPr>
          <w:p w14:paraId="0B7C44F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7</w:t>
            </w:r>
          </w:p>
        </w:tc>
        <w:tc>
          <w:tcPr>
            <w:tcW w:w="842" w:type="dxa"/>
            <w:shd w:val="clear" w:color="auto" w:fill="auto"/>
            <w:noWrap/>
            <w:vAlign w:val="center"/>
            <w:hideMark/>
          </w:tcPr>
          <w:p w14:paraId="396D69E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3.59</w:t>
            </w:r>
          </w:p>
        </w:tc>
        <w:tc>
          <w:tcPr>
            <w:tcW w:w="1925" w:type="dxa"/>
            <w:shd w:val="clear" w:color="auto" w:fill="auto"/>
            <w:noWrap/>
            <w:vAlign w:val="center"/>
            <w:hideMark/>
          </w:tcPr>
          <w:p w14:paraId="35849E08"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w:t>
            </w:r>
          </w:p>
        </w:tc>
        <w:tc>
          <w:tcPr>
            <w:tcW w:w="364" w:type="dxa"/>
            <w:shd w:val="clear" w:color="auto" w:fill="auto"/>
            <w:noWrap/>
            <w:vAlign w:val="center"/>
            <w:hideMark/>
          </w:tcPr>
          <w:p w14:paraId="3BAF6DF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0.78</w:t>
            </w:r>
          </w:p>
        </w:tc>
      </w:tr>
      <w:tr w:rsidR="00FA4323" w:rsidRPr="007475B6" w14:paraId="4B21B801" w14:textId="77777777" w:rsidTr="007475B6">
        <w:trPr>
          <w:jc w:val="center"/>
        </w:trPr>
        <w:tc>
          <w:tcPr>
            <w:tcW w:w="4678" w:type="dxa"/>
            <w:shd w:val="clear" w:color="auto" w:fill="auto"/>
            <w:noWrap/>
            <w:vAlign w:val="center"/>
            <w:hideMark/>
          </w:tcPr>
          <w:p w14:paraId="00332ED7" w14:textId="77777777" w:rsidR="00FA4323" w:rsidRPr="007475B6" w:rsidRDefault="00FA4323">
            <w:pPr>
              <w:autoSpaceDE w:val="0"/>
              <w:autoSpaceDN w:val="0"/>
              <w:adjustRightInd w:val="0"/>
              <w:snapToGrid w:val="0"/>
              <w:spacing w:line="240" w:lineRule="auto"/>
              <w:jc w:val="left"/>
              <w:rPr>
                <w:noProof w:val="0"/>
                <w:sz w:val="16"/>
                <w:lang w:bidi="en-US"/>
              </w:rPr>
              <w:pPrChange w:id="277" w:author="Ahmed Lugelo" w:date="2022-03-12T21:03:00Z">
                <w:pPr>
                  <w:autoSpaceDE w:val="0"/>
                  <w:autoSpaceDN w:val="0"/>
                  <w:adjustRightInd w:val="0"/>
                  <w:snapToGrid w:val="0"/>
                  <w:spacing w:line="240" w:lineRule="auto"/>
                  <w:jc w:val="center"/>
                </w:pPr>
              </w:pPrChange>
            </w:pPr>
            <w:r w:rsidRPr="007475B6">
              <w:rPr>
                <w:noProof w:val="0"/>
                <w:sz w:val="16"/>
                <w:lang w:bidi="en-US"/>
              </w:rPr>
              <w:t>10.</w:t>
            </w:r>
            <w:r w:rsidRPr="007475B6">
              <w:rPr>
                <w:sz w:val="16"/>
                <w:lang w:bidi="en-US"/>
              </w:rPr>
              <w:t xml:space="preserve"> </w:t>
            </w:r>
            <w:r w:rsidRPr="007475B6">
              <w:rPr>
                <w:noProof w:val="0"/>
                <w:sz w:val="16"/>
                <w:lang w:bidi="en-US"/>
              </w:rPr>
              <w:t xml:space="preserve"> Dog too young </w:t>
            </w:r>
          </w:p>
        </w:tc>
        <w:tc>
          <w:tcPr>
            <w:tcW w:w="1202" w:type="dxa"/>
            <w:shd w:val="clear" w:color="auto" w:fill="auto"/>
            <w:noWrap/>
            <w:vAlign w:val="center"/>
            <w:hideMark/>
          </w:tcPr>
          <w:p w14:paraId="4698A45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w:t>
            </w:r>
          </w:p>
        </w:tc>
        <w:tc>
          <w:tcPr>
            <w:tcW w:w="842" w:type="dxa"/>
            <w:shd w:val="clear" w:color="auto" w:fill="auto"/>
            <w:noWrap/>
            <w:vAlign w:val="center"/>
            <w:hideMark/>
          </w:tcPr>
          <w:p w14:paraId="68E5FE04"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1.03</w:t>
            </w:r>
          </w:p>
        </w:tc>
        <w:tc>
          <w:tcPr>
            <w:tcW w:w="1925" w:type="dxa"/>
            <w:shd w:val="clear" w:color="auto" w:fill="auto"/>
            <w:noWrap/>
            <w:vAlign w:val="center"/>
            <w:hideMark/>
          </w:tcPr>
          <w:p w14:paraId="5A4EC834"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12</w:t>
            </w:r>
          </w:p>
        </w:tc>
        <w:tc>
          <w:tcPr>
            <w:tcW w:w="364" w:type="dxa"/>
            <w:shd w:val="clear" w:color="auto" w:fill="auto"/>
            <w:noWrap/>
            <w:vAlign w:val="center"/>
            <w:hideMark/>
          </w:tcPr>
          <w:p w14:paraId="1B634A2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3.13</w:t>
            </w:r>
          </w:p>
        </w:tc>
      </w:tr>
      <w:tr w:rsidR="00FA4323" w:rsidRPr="007475B6" w14:paraId="162E365D" w14:textId="77777777" w:rsidTr="007475B6">
        <w:trPr>
          <w:jc w:val="center"/>
        </w:trPr>
        <w:tc>
          <w:tcPr>
            <w:tcW w:w="4678" w:type="dxa"/>
            <w:shd w:val="clear" w:color="auto" w:fill="auto"/>
            <w:noWrap/>
            <w:vAlign w:val="center"/>
            <w:hideMark/>
          </w:tcPr>
          <w:p w14:paraId="679CCA6A" w14:textId="77777777" w:rsidR="00FA4323" w:rsidRPr="007475B6" w:rsidRDefault="00FA4323">
            <w:pPr>
              <w:autoSpaceDE w:val="0"/>
              <w:autoSpaceDN w:val="0"/>
              <w:adjustRightInd w:val="0"/>
              <w:snapToGrid w:val="0"/>
              <w:spacing w:line="240" w:lineRule="auto"/>
              <w:jc w:val="left"/>
              <w:rPr>
                <w:noProof w:val="0"/>
                <w:sz w:val="16"/>
                <w:lang w:bidi="en-US"/>
              </w:rPr>
              <w:pPrChange w:id="278" w:author="Ahmed Lugelo" w:date="2022-03-12T21:03:00Z">
                <w:pPr>
                  <w:autoSpaceDE w:val="0"/>
                  <w:autoSpaceDN w:val="0"/>
                  <w:adjustRightInd w:val="0"/>
                  <w:snapToGrid w:val="0"/>
                  <w:spacing w:line="240" w:lineRule="auto"/>
                  <w:jc w:val="center"/>
                </w:pPr>
              </w:pPrChange>
            </w:pPr>
            <w:r w:rsidRPr="007475B6">
              <w:rPr>
                <w:noProof w:val="0"/>
                <w:sz w:val="16"/>
                <w:lang w:bidi="en-US"/>
              </w:rPr>
              <w:t>11.</w:t>
            </w:r>
            <w:r w:rsidRPr="007475B6">
              <w:rPr>
                <w:sz w:val="16"/>
                <w:lang w:bidi="en-US"/>
              </w:rPr>
              <w:t xml:space="preserve"> </w:t>
            </w:r>
            <w:r w:rsidRPr="007475B6">
              <w:rPr>
                <w:noProof w:val="0"/>
                <w:sz w:val="16"/>
                <w:lang w:bidi="en-US"/>
              </w:rPr>
              <w:t xml:space="preserve"> Ran away</w:t>
            </w:r>
          </w:p>
        </w:tc>
        <w:tc>
          <w:tcPr>
            <w:tcW w:w="1202" w:type="dxa"/>
            <w:shd w:val="clear" w:color="auto" w:fill="auto"/>
            <w:noWrap/>
            <w:vAlign w:val="center"/>
            <w:hideMark/>
          </w:tcPr>
          <w:p w14:paraId="050E2C5D"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28</w:t>
            </w:r>
          </w:p>
        </w:tc>
        <w:tc>
          <w:tcPr>
            <w:tcW w:w="842" w:type="dxa"/>
            <w:shd w:val="clear" w:color="auto" w:fill="auto"/>
            <w:noWrap/>
            <w:vAlign w:val="center"/>
            <w:hideMark/>
          </w:tcPr>
          <w:p w14:paraId="0BC895D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14.36</w:t>
            </w:r>
          </w:p>
        </w:tc>
        <w:tc>
          <w:tcPr>
            <w:tcW w:w="1925" w:type="dxa"/>
            <w:shd w:val="clear" w:color="auto" w:fill="auto"/>
            <w:noWrap/>
            <w:vAlign w:val="center"/>
            <w:hideMark/>
          </w:tcPr>
          <w:p w14:paraId="29286F4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84</w:t>
            </w:r>
          </w:p>
        </w:tc>
        <w:tc>
          <w:tcPr>
            <w:tcW w:w="364" w:type="dxa"/>
            <w:shd w:val="clear" w:color="auto" w:fill="auto"/>
            <w:noWrap/>
            <w:vAlign w:val="center"/>
            <w:hideMark/>
          </w:tcPr>
          <w:p w14:paraId="0F42F14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21.93</w:t>
            </w:r>
          </w:p>
        </w:tc>
      </w:tr>
      <w:tr w:rsidR="00FA4323" w:rsidRPr="007475B6" w14:paraId="1C963C7E" w14:textId="77777777" w:rsidTr="007475B6">
        <w:trPr>
          <w:jc w:val="center"/>
        </w:trPr>
        <w:tc>
          <w:tcPr>
            <w:tcW w:w="4678" w:type="dxa"/>
            <w:shd w:val="clear" w:color="auto" w:fill="auto"/>
            <w:noWrap/>
            <w:vAlign w:val="center"/>
            <w:hideMark/>
          </w:tcPr>
          <w:p w14:paraId="05E848E8" w14:textId="77777777" w:rsidR="00FA4323" w:rsidRPr="007475B6" w:rsidRDefault="00FA4323">
            <w:pPr>
              <w:autoSpaceDE w:val="0"/>
              <w:autoSpaceDN w:val="0"/>
              <w:adjustRightInd w:val="0"/>
              <w:snapToGrid w:val="0"/>
              <w:spacing w:line="240" w:lineRule="auto"/>
              <w:jc w:val="left"/>
              <w:rPr>
                <w:noProof w:val="0"/>
                <w:sz w:val="16"/>
                <w:lang w:bidi="en-US"/>
              </w:rPr>
              <w:pPrChange w:id="279" w:author="Ahmed Lugelo" w:date="2022-03-12T21:03:00Z">
                <w:pPr>
                  <w:autoSpaceDE w:val="0"/>
                  <w:autoSpaceDN w:val="0"/>
                  <w:adjustRightInd w:val="0"/>
                  <w:snapToGrid w:val="0"/>
                  <w:spacing w:line="240" w:lineRule="auto"/>
                  <w:jc w:val="center"/>
                </w:pPr>
              </w:pPrChange>
            </w:pPr>
            <w:r w:rsidRPr="007475B6">
              <w:rPr>
                <w:noProof w:val="0"/>
                <w:sz w:val="16"/>
                <w:lang w:bidi="en-US"/>
              </w:rPr>
              <w:t>13.</w:t>
            </w:r>
            <w:r w:rsidRPr="007475B6">
              <w:rPr>
                <w:sz w:val="16"/>
                <w:lang w:bidi="en-US"/>
              </w:rPr>
              <w:t xml:space="preserve"> </w:t>
            </w:r>
            <w:r w:rsidRPr="007475B6">
              <w:rPr>
                <w:noProof w:val="0"/>
                <w:sz w:val="16"/>
                <w:lang w:bidi="en-US"/>
              </w:rPr>
              <w:t xml:space="preserve"> Owner unavailable</w:t>
            </w:r>
          </w:p>
        </w:tc>
        <w:tc>
          <w:tcPr>
            <w:tcW w:w="1202" w:type="dxa"/>
            <w:shd w:val="clear" w:color="auto" w:fill="auto"/>
            <w:noWrap/>
            <w:vAlign w:val="center"/>
            <w:hideMark/>
          </w:tcPr>
          <w:p w14:paraId="3B41ABD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36</w:t>
            </w:r>
          </w:p>
        </w:tc>
        <w:tc>
          <w:tcPr>
            <w:tcW w:w="842" w:type="dxa"/>
            <w:shd w:val="clear" w:color="auto" w:fill="auto"/>
            <w:noWrap/>
            <w:vAlign w:val="center"/>
            <w:hideMark/>
          </w:tcPr>
          <w:p w14:paraId="6169725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18.46</w:t>
            </w:r>
          </w:p>
        </w:tc>
        <w:tc>
          <w:tcPr>
            <w:tcW w:w="1925" w:type="dxa"/>
            <w:shd w:val="clear" w:color="auto" w:fill="auto"/>
            <w:noWrap/>
            <w:vAlign w:val="center"/>
            <w:hideMark/>
          </w:tcPr>
          <w:p w14:paraId="2553CE98"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19</w:t>
            </w:r>
          </w:p>
        </w:tc>
        <w:tc>
          <w:tcPr>
            <w:tcW w:w="364" w:type="dxa"/>
            <w:shd w:val="clear" w:color="auto" w:fill="auto"/>
            <w:noWrap/>
            <w:vAlign w:val="center"/>
            <w:hideMark/>
          </w:tcPr>
          <w:p w14:paraId="1B295B0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4.96</w:t>
            </w:r>
          </w:p>
        </w:tc>
      </w:tr>
      <w:tr w:rsidR="00FA4323" w:rsidRPr="007475B6" w14:paraId="25ADF179" w14:textId="77777777" w:rsidTr="007475B6">
        <w:trPr>
          <w:jc w:val="center"/>
        </w:trPr>
        <w:tc>
          <w:tcPr>
            <w:tcW w:w="4678" w:type="dxa"/>
            <w:shd w:val="clear" w:color="auto" w:fill="auto"/>
            <w:noWrap/>
            <w:vAlign w:val="center"/>
            <w:hideMark/>
          </w:tcPr>
          <w:p w14:paraId="4A9B678B" w14:textId="77777777" w:rsidR="00FA4323" w:rsidRPr="007475B6" w:rsidRDefault="00FA4323">
            <w:pPr>
              <w:autoSpaceDE w:val="0"/>
              <w:autoSpaceDN w:val="0"/>
              <w:adjustRightInd w:val="0"/>
              <w:snapToGrid w:val="0"/>
              <w:spacing w:line="240" w:lineRule="auto"/>
              <w:jc w:val="left"/>
              <w:rPr>
                <w:noProof w:val="0"/>
                <w:sz w:val="16"/>
                <w:lang w:bidi="en-US"/>
              </w:rPr>
              <w:pPrChange w:id="280" w:author="Ahmed Lugelo" w:date="2022-03-12T21:03:00Z">
                <w:pPr>
                  <w:autoSpaceDE w:val="0"/>
                  <w:autoSpaceDN w:val="0"/>
                  <w:adjustRightInd w:val="0"/>
                  <w:snapToGrid w:val="0"/>
                  <w:spacing w:line="240" w:lineRule="auto"/>
                  <w:jc w:val="center"/>
                </w:pPr>
              </w:pPrChange>
            </w:pPr>
            <w:r w:rsidRPr="007475B6">
              <w:rPr>
                <w:noProof w:val="0"/>
                <w:sz w:val="16"/>
                <w:lang w:bidi="en-US"/>
              </w:rPr>
              <w:t>14.</w:t>
            </w:r>
            <w:r w:rsidRPr="007475B6">
              <w:rPr>
                <w:sz w:val="16"/>
                <w:lang w:bidi="en-US"/>
              </w:rPr>
              <w:t xml:space="preserve"> </w:t>
            </w:r>
            <w:r w:rsidRPr="007475B6">
              <w:rPr>
                <w:noProof w:val="0"/>
                <w:sz w:val="16"/>
                <w:lang w:bidi="en-US"/>
              </w:rPr>
              <w:t xml:space="preserve"> Time was over</w:t>
            </w:r>
          </w:p>
        </w:tc>
        <w:tc>
          <w:tcPr>
            <w:tcW w:w="1202" w:type="dxa"/>
            <w:shd w:val="clear" w:color="auto" w:fill="auto"/>
            <w:noWrap/>
            <w:vAlign w:val="center"/>
            <w:hideMark/>
          </w:tcPr>
          <w:p w14:paraId="46E01B0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6</w:t>
            </w:r>
          </w:p>
        </w:tc>
        <w:tc>
          <w:tcPr>
            <w:tcW w:w="842" w:type="dxa"/>
            <w:shd w:val="clear" w:color="auto" w:fill="auto"/>
            <w:noWrap/>
            <w:vAlign w:val="center"/>
            <w:hideMark/>
          </w:tcPr>
          <w:p w14:paraId="1E7AE6F1"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3.08</w:t>
            </w:r>
          </w:p>
        </w:tc>
        <w:tc>
          <w:tcPr>
            <w:tcW w:w="1925" w:type="dxa"/>
            <w:shd w:val="clear" w:color="auto" w:fill="auto"/>
            <w:noWrap/>
            <w:vAlign w:val="center"/>
            <w:hideMark/>
          </w:tcPr>
          <w:p w14:paraId="6BFA72E1"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w:t>
            </w:r>
          </w:p>
        </w:tc>
        <w:tc>
          <w:tcPr>
            <w:tcW w:w="364" w:type="dxa"/>
            <w:shd w:val="clear" w:color="auto" w:fill="auto"/>
            <w:noWrap/>
            <w:vAlign w:val="center"/>
            <w:hideMark/>
          </w:tcPr>
          <w:p w14:paraId="02161EF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0.00</w:t>
            </w:r>
          </w:p>
        </w:tc>
      </w:tr>
      <w:tr w:rsidR="00FA4323" w:rsidRPr="007475B6" w14:paraId="1F3E56B1" w14:textId="77777777" w:rsidTr="007475B6">
        <w:trPr>
          <w:jc w:val="center"/>
        </w:trPr>
        <w:tc>
          <w:tcPr>
            <w:tcW w:w="4678" w:type="dxa"/>
            <w:shd w:val="clear" w:color="auto" w:fill="auto"/>
            <w:noWrap/>
            <w:vAlign w:val="center"/>
            <w:hideMark/>
          </w:tcPr>
          <w:p w14:paraId="1D157458" w14:textId="77777777" w:rsidR="00FA4323" w:rsidRPr="007475B6" w:rsidRDefault="00FA4323">
            <w:pPr>
              <w:autoSpaceDE w:val="0"/>
              <w:autoSpaceDN w:val="0"/>
              <w:adjustRightInd w:val="0"/>
              <w:snapToGrid w:val="0"/>
              <w:spacing w:line="240" w:lineRule="auto"/>
              <w:jc w:val="left"/>
              <w:rPr>
                <w:noProof w:val="0"/>
                <w:sz w:val="16"/>
                <w:lang w:bidi="en-US"/>
              </w:rPr>
              <w:pPrChange w:id="281" w:author="Ahmed Lugelo" w:date="2022-03-12T21:03:00Z">
                <w:pPr>
                  <w:autoSpaceDE w:val="0"/>
                  <w:autoSpaceDN w:val="0"/>
                  <w:adjustRightInd w:val="0"/>
                  <w:snapToGrid w:val="0"/>
                  <w:spacing w:line="240" w:lineRule="auto"/>
                  <w:jc w:val="center"/>
                </w:pPr>
              </w:pPrChange>
            </w:pPr>
            <w:r w:rsidRPr="007475B6">
              <w:rPr>
                <w:noProof w:val="0"/>
                <w:sz w:val="16"/>
                <w:lang w:bidi="en-US"/>
              </w:rPr>
              <w:t>15.</w:t>
            </w:r>
            <w:r w:rsidRPr="007475B6">
              <w:rPr>
                <w:sz w:val="16"/>
                <w:lang w:bidi="en-US"/>
              </w:rPr>
              <w:t xml:space="preserve"> </w:t>
            </w:r>
            <w:r w:rsidRPr="007475B6">
              <w:rPr>
                <w:noProof w:val="0"/>
                <w:sz w:val="16"/>
                <w:lang w:bidi="en-US"/>
              </w:rPr>
              <w:t xml:space="preserve"> Mistrust</w:t>
            </w:r>
          </w:p>
        </w:tc>
        <w:tc>
          <w:tcPr>
            <w:tcW w:w="1202" w:type="dxa"/>
            <w:shd w:val="clear" w:color="auto" w:fill="auto"/>
            <w:noWrap/>
            <w:vAlign w:val="center"/>
            <w:hideMark/>
          </w:tcPr>
          <w:p w14:paraId="5B1D261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w:t>
            </w:r>
          </w:p>
        </w:tc>
        <w:tc>
          <w:tcPr>
            <w:tcW w:w="842" w:type="dxa"/>
            <w:shd w:val="clear" w:color="auto" w:fill="auto"/>
            <w:noWrap/>
            <w:vAlign w:val="center"/>
            <w:hideMark/>
          </w:tcPr>
          <w:p w14:paraId="084B1D3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0.51</w:t>
            </w:r>
          </w:p>
        </w:tc>
        <w:tc>
          <w:tcPr>
            <w:tcW w:w="1925" w:type="dxa"/>
            <w:shd w:val="clear" w:color="auto" w:fill="auto"/>
            <w:noWrap/>
            <w:vAlign w:val="center"/>
            <w:hideMark/>
          </w:tcPr>
          <w:p w14:paraId="44ABBCA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w:t>
            </w:r>
          </w:p>
        </w:tc>
        <w:tc>
          <w:tcPr>
            <w:tcW w:w="364" w:type="dxa"/>
            <w:shd w:val="clear" w:color="auto" w:fill="auto"/>
            <w:noWrap/>
            <w:vAlign w:val="center"/>
            <w:hideMark/>
          </w:tcPr>
          <w:p w14:paraId="0B7193C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0.00</w:t>
            </w:r>
          </w:p>
        </w:tc>
      </w:tr>
      <w:tr w:rsidR="00FA4323" w:rsidRPr="007475B6" w14:paraId="57C83A67" w14:textId="77777777" w:rsidTr="007475B6">
        <w:trPr>
          <w:jc w:val="center"/>
        </w:trPr>
        <w:tc>
          <w:tcPr>
            <w:tcW w:w="4678" w:type="dxa"/>
            <w:shd w:val="clear" w:color="auto" w:fill="auto"/>
            <w:noWrap/>
            <w:vAlign w:val="center"/>
            <w:hideMark/>
          </w:tcPr>
          <w:p w14:paraId="35907647" w14:textId="77777777" w:rsidR="00FA4323" w:rsidRPr="007475B6" w:rsidRDefault="00FA4323">
            <w:pPr>
              <w:autoSpaceDE w:val="0"/>
              <w:autoSpaceDN w:val="0"/>
              <w:adjustRightInd w:val="0"/>
              <w:snapToGrid w:val="0"/>
              <w:spacing w:line="240" w:lineRule="auto"/>
              <w:jc w:val="left"/>
              <w:rPr>
                <w:noProof w:val="0"/>
                <w:sz w:val="16"/>
                <w:lang w:bidi="en-US"/>
              </w:rPr>
              <w:pPrChange w:id="282" w:author="Ahmed Lugelo" w:date="2022-03-12T21:03:00Z">
                <w:pPr>
                  <w:autoSpaceDE w:val="0"/>
                  <w:autoSpaceDN w:val="0"/>
                  <w:adjustRightInd w:val="0"/>
                  <w:snapToGrid w:val="0"/>
                  <w:spacing w:line="240" w:lineRule="auto"/>
                  <w:jc w:val="center"/>
                </w:pPr>
              </w:pPrChange>
            </w:pPr>
            <w:r w:rsidRPr="007475B6">
              <w:rPr>
                <w:noProof w:val="0"/>
                <w:sz w:val="16"/>
                <w:lang w:bidi="en-US"/>
              </w:rPr>
              <w:t>16.</w:t>
            </w:r>
            <w:r w:rsidRPr="007475B6">
              <w:rPr>
                <w:sz w:val="16"/>
                <w:lang w:bidi="en-US"/>
              </w:rPr>
              <w:t xml:space="preserve"> </w:t>
            </w:r>
            <w:r w:rsidRPr="007475B6">
              <w:rPr>
                <w:noProof w:val="0"/>
                <w:sz w:val="16"/>
                <w:lang w:bidi="en-US"/>
              </w:rPr>
              <w:t xml:space="preserve"> Vaccine finished</w:t>
            </w:r>
          </w:p>
        </w:tc>
        <w:tc>
          <w:tcPr>
            <w:tcW w:w="1202" w:type="dxa"/>
            <w:shd w:val="clear" w:color="auto" w:fill="auto"/>
            <w:noWrap/>
            <w:vAlign w:val="center"/>
            <w:hideMark/>
          </w:tcPr>
          <w:p w14:paraId="0216618E"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w:t>
            </w:r>
          </w:p>
        </w:tc>
        <w:tc>
          <w:tcPr>
            <w:tcW w:w="842" w:type="dxa"/>
            <w:shd w:val="clear" w:color="auto" w:fill="auto"/>
            <w:noWrap/>
            <w:vAlign w:val="center"/>
            <w:hideMark/>
          </w:tcPr>
          <w:p w14:paraId="2FA93D4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0.00</w:t>
            </w:r>
          </w:p>
        </w:tc>
        <w:tc>
          <w:tcPr>
            <w:tcW w:w="1925" w:type="dxa"/>
            <w:shd w:val="clear" w:color="auto" w:fill="auto"/>
            <w:noWrap/>
            <w:vAlign w:val="center"/>
            <w:hideMark/>
          </w:tcPr>
          <w:p w14:paraId="0AA1C67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w:t>
            </w:r>
          </w:p>
        </w:tc>
        <w:tc>
          <w:tcPr>
            <w:tcW w:w="364" w:type="dxa"/>
            <w:shd w:val="clear" w:color="auto" w:fill="auto"/>
            <w:noWrap/>
            <w:vAlign w:val="center"/>
            <w:hideMark/>
          </w:tcPr>
          <w:p w14:paraId="7B466CC8"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0.78</w:t>
            </w:r>
          </w:p>
        </w:tc>
      </w:tr>
      <w:tr w:rsidR="00FA4323" w:rsidRPr="007475B6" w14:paraId="0C04C025" w14:textId="77777777" w:rsidTr="007475B6">
        <w:trPr>
          <w:jc w:val="center"/>
        </w:trPr>
        <w:tc>
          <w:tcPr>
            <w:tcW w:w="4678" w:type="dxa"/>
            <w:shd w:val="clear" w:color="auto" w:fill="auto"/>
            <w:noWrap/>
            <w:vAlign w:val="center"/>
            <w:hideMark/>
          </w:tcPr>
          <w:p w14:paraId="37756419" w14:textId="77777777" w:rsidR="00FA4323" w:rsidRPr="007475B6" w:rsidRDefault="00FA4323">
            <w:pPr>
              <w:autoSpaceDE w:val="0"/>
              <w:autoSpaceDN w:val="0"/>
              <w:adjustRightInd w:val="0"/>
              <w:snapToGrid w:val="0"/>
              <w:spacing w:line="240" w:lineRule="auto"/>
              <w:jc w:val="left"/>
              <w:rPr>
                <w:noProof w:val="0"/>
                <w:sz w:val="16"/>
                <w:lang w:bidi="en-US"/>
              </w:rPr>
              <w:pPrChange w:id="283" w:author="Ahmed Lugelo" w:date="2022-03-12T21:03:00Z">
                <w:pPr>
                  <w:autoSpaceDE w:val="0"/>
                  <w:autoSpaceDN w:val="0"/>
                  <w:adjustRightInd w:val="0"/>
                  <w:snapToGrid w:val="0"/>
                  <w:spacing w:line="240" w:lineRule="auto"/>
                  <w:jc w:val="center"/>
                </w:pPr>
              </w:pPrChange>
            </w:pPr>
            <w:r w:rsidRPr="007475B6">
              <w:rPr>
                <w:noProof w:val="0"/>
                <w:sz w:val="16"/>
                <w:lang w:bidi="en-US"/>
              </w:rPr>
              <w:t>17.</w:t>
            </w:r>
            <w:r w:rsidRPr="007475B6">
              <w:rPr>
                <w:sz w:val="16"/>
                <w:lang w:bidi="en-US"/>
              </w:rPr>
              <w:t xml:space="preserve"> </w:t>
            </w:r>
            <w:r w:rsidRPr="007475B6">
              <w:rPr>
                <w:noProof w:val="0"/>
                <w:sz w:val="16"/>
                <w:lang w:bidi="en-US"/>
              </w:rPr>
              <w:t xml:space="preserve"> Too many dogs at home</w:t>
            </w:r>
          </w:p>
        </w:tc>
        <w:tc>
          <w:tcPr>
            <w:tcW w:w="1202" w:type="dxa"/>
            <w:shd w:val="clear" w:color="auto" w:fill="auto"/>
            <w:noWrap/>
            <w:vAlign w:val="center"/>
            <w:hideMark/>
          </w:tcPr>
          <w:p w14:paraId="2D8DF564"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w:t>
            </w:r>
          </w:p>
        </w:tc>
        <w:tc>
          <w:tcPr>
            <w:tcW w:w="842" w:type="dxa"/>
            <w:shd w:val="clear" w:color="auto" w:fill="auto"/>
            <w:noWrap/>
            <w:vAlign w:val="center"/>
            <w:hideMark/>
          </w:tcPr>
          <w:p w14:paraId="3A0BBCCB"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0.00</w:t>
            </w:r>
          </w:p>
        </w:tc>
        <w:tc>
          <w:tcPr>
            <w:tcW w:w="1925" w:type="dxa"/>
            <w:shd w:val="clear" w:color="auto" w:fill="auto"/>
            <w:noWrap/>
            <w:vAlign w:val="center"/>
            <w:hideMark/>
          </w:tcPr>
          <w:p w14:paraId="6F568BD0"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4</w:t>
            </w:r>
          </w:p>
        </w:tc>
        <w:tc>
          <w:tcPr>
            <w:tcW w:w="364" w:type="dxa"/>
            <w:shd w:val="clear" w:color="auto" w:fill="auto"/>
            <w:noWrap/>
            <w:vAlign w:val="center"/>
            <w:hideMark/>
          </w:tcPr>
          <w:p w14:paraId="663EA31F"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1.04</w:t>
            </w:r>
          </w:p>
        </w:tc>
      </w:tr>
      <w:tr w:rsidR="00FA4323" w:rsidRPr="007475B6" w14:paraId="6C9C857B" w14:textId="77777777" w:rsidTr="007475B6">
        <w:trPr>
          <w:jc w:val="center"/>
        </w:trPr>
        <w:tc>
          <w:tcPr>
            <w:tcW w:w="4678" w:type="dxa"/>
            <w:tcBorders>
              <w:bottom w:val="single" w:sz="8" w:space="0" w:color="auto"/>
            </w:tcBorders>
            <w:shd w:val="clear" w:color="auto" w:fill="auto"/>
            <w:noWrap/>
            <w:vAlign w:val="center"/>
            <w:hideMark/>
          </w:tcPr>
          <w:p w14:paraId="2D4C03CA" w14:textId="77777777" w:rsidR="00FA4323" w:rsidRPr="007475B6" w:rsidRDefault="00FA4323">
            <w:pPr>
              <w:autoSpaceDE w:val="0"/>
              <w:autoSpaceDN w:val="0"/>
              <w:adjustRightInd w:val="0"/>
              <w:snapToGrid w:val="0"/>
              <w:spacing w:line="240" w:lineRule="auto"/>
              <w:jc w:val="left"/>
              <w:rPr>
                <w:b/>
                <w:bCs/>
                <w:noProof w:val="0"/>
                <w:sz w:val="16"/>
                <w:lang w:bidi="en-US"/>
              </w:rPr>
              <w:pPrChange w:id="284" w:author="Ahmed Lugelo" w:date="2022-03-12T21:03:00Z">
                <w:pPr>
                  <w:autoSpaceDE w:val="0"/>
                  <w:autoSpaceDN w:val="0"/>
                  <w:adjustRightInd w:val="0"/>
                  <w:snapToGrid w:val="0"/>
                  <w:spacing w:line="240" w:lineRule="auto"/>
                  <w:jc w:val="center"/>
                </w:pPr>
              </w:pPrChange>
            </w:pPr>
            <w:r w:rsidRPr="007475B6">
              <w:rPr>
                <w:b/>
                <w:bCs/>
                <w:noProof w:val="0"/>
                <w:sz w:val="16"/>
                <w:lang w:bidi="en-US"/>
              </w:rPr>
              <w:t>Total</w:t>
            </w:r>
          </w:p>
        </w:tc>
        <w:tc>
          <w:tcPr>
            <w:tcW w:w="1202" w:type="dxa"/>
            <w:tcBorders>
              <w:bottom w:val="single" w:sz="8" w:space="0" w:color="auto"/>
            </w:tcBorders>
            <w:shd w:val="clear" w:color="auto" w:fill="auto"/>
            <w:noWrap/>
            <w:vAlign w:val="center"/>
            <w:hideMark/>
          </w:tcPr>
          <w:p w14:paraId="583A26A3"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195</w:t>
            </w:r>
          </w:p>
        </w:tc>
        <w:tc>
          <w:tcPr>
            <w:tcW w:w="842" w:type="dxa"/>
            <w:tcBorders>
              <w:bottom w:val="single" w:sz="8" w:space="0" w:color="auto"/>
            </w:tcBorders>
            <w:shd w:val="clear" w:color="auto" w:fill="auto"/>
            <w:noWrap/>
            <w:vAlign w:val="center"/>
            <w:hideMark/>
          </w:tcPr>
          <w:p w14:paraId="49E91547"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100.00</w:t>
            </w:r>
          </w:p>
        </w:tc>
        <w:tc>
          <w:tcPr>
            <w:tcW w:w="1925" w:type="dxa"/>
            <w:tcBorders>
              <w:bottom w:val="single" w:sz="8" w:space="0" w:color="auto"/>
            </w:tcBorders>
            <w:shd w:val="clear" w:color="auto" w:fill="auto"/>
            <w:noWrap/>
            <w:vAlign w:val="center"/>
            <w:hideMark/>
          </w:tcPr>
          <w:p w14:paraId="0DE22B60"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383</w:t>
            </w:r>
          </w:p>
        </w:tc>
        <w:tc>
          <w:tcPr>
            <w:tcW w:w="364" w:type="dxa"/>
            <w:tcBorders>
              <w:bottom w:val="single" w:sz="8" w:space="0" w:color="auto"/>
            </w:tcBorders>
            <w:shd w:val="clear" w:color="auto" w:fill="auto"/>
            <w:noWrap/>
            <w:vAlign w:val="center"/>
            <w:hideMark/>
          </w:tcPr>
          <w:p w14:paraId="38A6A88A"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100.00</w:t>
            </w:r>
          </w:p>
        </w:tc>
      </w:tr>
    </w:tbl>
    <w:p w14:paraId="4BB9A73C" w14:textId="620D290D" w:rsidR="00FA4323" w:rsidRDefault="00E0707F" w:rsidP="00FA4323">
      <w:pPr>
        <w:adjustRightInd w:val="0"/>
        <w:snapToGrid w:val="0"/>
        <w:rPr>
          <w:ins w:id="285" w:author="Ahmed Lugelo" w:date="2022-03-14T00:04:00Z"/>
          <w:noProof w:val="0"/>
          <w:lang w:bidi="en-US"/>
        </w:rPr>
      </w:pPr>
      <w:ins w:id="286" w:author="Ahmed Lugelo" w:date="2022-03-14T00:02:00Z">
        <w:r>
          <w:rPr>
            <w:noProof w:val="0"/>
            <w:lang w:bidi="en-US"/>
          </w:rPr>
          <w:t xml:space="preserve">Note: </w:t>
        </w:r>
      </w:ins>
      <w:ins w:id="287" w:author="Ahmed Lugelo" w:date="2022-03-14T00:03:00Z">
        <w:r>
          <w:rPr>
            <w:noProof w:val="0"/>
            <w:lang w:bidi="en-US"/>
          </w:rPr>
          <w:t xml:space="preserve">CPV = </w:t>
        </w:r>
      </w:ins>
      <w:ins w:id="288" w:author="Ahmed Lugelo" w:date="2022-03-14T00:04:00Z">
        <w:r>
          <w:rPr>
            <w:noProof w:val="0"/>
            <w:lang w:bidi="en-US"/>
          </w:rPr>
          <w:t>c</w:t>
        </w:r>
      </w:ins>
      <w:ins w:id="289" w:author="Ahmed Lugelo" w:date="2022-03-14T00:03:00Z">
        <w:r>
          <w:rPr>
            <w:noProof w:val="0"/>
            <w:lang w:bidi="en-US"/>
          </w:rPr>
          <w:t xml:space="preserve">entralized pulsed vaccination and DCV = </w:t>
        </w:r>
      </w:ins>
      <w:ins w:id="290" w:author="Ahmed Lugelo" w:date="2022-03-14T00:04:00Z">
        <w:r>
          <w:rPr>
            <w:noProof w:val="0"/>
            <w:lang w:bidi="en-US"/>
          </w:rPr>
          <w:t>d</w:t>
        </w:r>
      </w:ins>
      <w:ins w:id="291" w:author="Ahmed Lugelo" w:date="2022-03-14T00:03:00Z">
        <w:r>
          <w:rPr>
            <w:noProof w:val="0"/>
            <w:lang w:bidi="en-US"/>
          </w:rPr>
          <w:t xml:space="preserve">ecentralized continuous vaccination </w:t>
        </w:r>
      </w:ins>
    </w:p>
    <w:p w14:paraId="2DECD3CE" w14:textId="77777777" w:rsidR="00E0707F" w:rsidRPr="00B13C16" w:rsidRDefault="00E0707F" w:rsidP="00FA4323">
      <w:pPr>
        <w:adjustRightInd w:val="0"/>
        <w:snapToGrid w:val="0"/>
        <w:rPr>
          <w:noProof w:val="0"/>
          <w:lang w:bidi="en-US"/>
        </w:rPr>
      </w:pPr>
    </w:p>
    <w:p w14:paraId="2C5183D6" w14:textId="73E4AB6A" w:rsidR="00FA4323" w:rsidRPr="00B13C16" w:rsidRDefault="00FA4323" w:rsidP="007475B6">
      <w:pPr>
        <w:pStyle w:val="MDPI31text"/>
      </w:pPr>
      <w:r w:rsidRPr="00B13C16">
        <w:t xml:space="preserve">Table 5 summarizes the time that dog owners reported traveling from their house to the central point, and the time spent at the central point clinic waiting for their dog(s) to be vaccinated. There was a significant difference in mean travel time to the central point vaccination clinics (df = 3, F = 28.91, </w:t>
      </w:r>
      <w:r w:rsidRPr="00DB0B63">
        <w:rPr>
          <w:i/>
          <w:iCs/>
          <w:rPrChange w:id="292" w:author="Ahmed Lugelo" w:date="2022-03-12T20:51:00Z">
            <w:rPr/>
          </w:rPrChange>
        </w:rPr>
        <w:t>p &lt; 0.0001</w:t>
      </w:r>
      <w:r w:rsidRPr="00B13C16">
        <w:t xml:space="preserve">) between the strategies. There was a significant difference between the </w:t>
      </w:r>
      <w:ins w:id="293" w:author="Ahmed Lugelo" w:date="2022-03-14T00:05:00Z">
        <w:r w:rsidR="00E0707F">
          <w:t>SVLC</w:t>
        </w:r>
      </w:ins>
      <w:del w:id="294" w:author="Ahmed Lugelo" w:date="2022-03-14T00:05:00Z">
        <w:r w:rsidRPr="00B13C16" w:rsidDel="00E0707F">
          <w:delText>decentralised Sub-vil</w:delText>
        </w:r>
      </w:del>
      <w:del w:id="295" w:author="Ahmed Lugelo" w:date="2022-03-14T00:04:00Z">
        <w:r w:rsidRPr="00B13C16" w:rsidDel="00E0707F">
          <w:delText>lage-level</w:delText>
        </w:r>
      </w:del>
      <w:r w:rsidRPr="00B13C16">
        <w:t xml:space="preserve"> strategy and the </w:t>
      </w:r>
      <w:ins w:id="296" w:author="Ahmed Lugelo" w:date="2022-03-14T00:05:00Z">
        <w:r w:rsidR="00CF6B88">
          <w:t>CPV</w:t>
        </w:r>
      </w:ins>
      <w:del w:id="297" w:author="Ahmed Lugelo" w:date="2022-03-14T00:05:00Z">
        <w:r w:rsidRPr="00B13C16" w:rsidDel="00CF6B88">
          <w:delText>Centralized Pulsed approach</w:delText>
        </w:r>
      </w:del>
      <w:r w:rsidRPr="00B13C16">
        <w:t xml:space="preserve"> (</w:t>
      </w:r>
      <w:r w:rsidRPr="00DB0B63">
        <w:rPr>
          <w:i/>
          <w:iCs/>
          <w:rPrChange w:id="298" w:author="Ahmed Lugelo" w:date="2022-03-12T20:51:00Z">
            <w:rPr/>
          </w:rPrChange>
        </w:rPr>
        <w:t>p &lt; 0.0001</w:t>
      </w:r>
      <w:r w:rsidRPr="00B13C16">
        <w:t xml:space="preserve">) with people waiting on average 33 min more than those under </w:t>
      </w:r>
      <w:proofErr w:type="spellStart"/>
      <w:r w:rsidRPr="00B13C16">
        <w:t>the</w:t>
      </w:r>
      <w:ins w:id="299" w:author="Ahmed Lugelo" w:date="2022-03-14T00:05:00Z">
        <w:r w:rsidR="00CF6B88">
          <w:t>SVLC</w:t>
        </w:r>
      </w:ins>
      <w:proofErr w:type="spellEnd"/>
      <w:del w:id="300" w:author="Ahmed Lugelo" w:date="2022-03-14T00:05:00Z">
        <w:r w:rsidRPr="00B13C16" w:rsidDel="00CF6B88">
          <w:delText xml:space="preserve"> Sub-village-level</w:delText>
        </w:r>
      </w:del>
      <w:r w:rsidRPr="00B13C16">
        <w:t xml:space="preserve"> strategy. There was also a significant difference between </w:t>
      </w:r>
      <w:ins w:id="301" w:author="Ahmed Lugelo" w:date="2022-03-14T00:05:00Z">
        <w:r w:rsidR="00CF6B88">
          <w:t>DC</w:t>
        </w:r>
      </w:ins>
      <w:del w:id="302" w:author="Ahmed Lugelo" w:date="2022-03-14T00:05:00Z">
        <w:r w:rsidRPr="00B13C16" w:rsidDel="00CF6B88">
          <w:delText>Discretionary</w:delText>
        </w:r>
      </w:del>
      <w:r w:rsidRPr="00B13C16">
        <w:t xml:space="preserve"> and </w:t>
      </w:r>
      <w:ins w:id="303" w:author="Ahmed Lugelo" w:date="2022-03-14T00:06:00Z">
        <w:r w:rsidR="00CF6B88">
          <w:t>CPV</w:t>
        </w:r>
      </w:ins>
      <w:del w:id="304" w:author="Ahmed Lugelo" w:date="2022-03-14T00:06:00Z">
        <w:r w:rsidRPr="00B13C16" w:rsidDel="00CF6B88">
          <w:delText xml:space="preserve">pulsed </w:delText>
        </w:r>
      </w:del>
      <w:del w:id="305" w:author="Ahmed Lugelo" w:date="2022-03-14T00:05:00Z">
        <w:r w:rsidRPr="00B13C16" w:rsidDel="00CF6B88">
          <w:delText>vaccination</w:delText>
        </w:r>
      </w:del>
      <w:r w:rsidRPr="00B13C16">
        <w:t xml:space="preserve"> (</w:t>
      </w:r>
      <w:r w:rsidRPr="00DB0B63">
        <w:rPr>
          <w:i/>
          <w:iCs/>
          <w:rPrChange w:id="306" w:author="Ahmed Lugelo" w:date="2022-03-12T20:51:00Z">
            <w:rPr/>
          </w:rPrChange>
        </w:rPr>
        <w:t>p &lt; 0.0001</w:t>
      </w:r>
      <w:r w:rsidRPr="00B13C16">
        <w:t xml:space="preserve">) with people waiting on average 30 min more than those under the </w:t>
      </w:r>
      <w:ins w:id="307" w:author="Ahmed Lugelo" w:date="2022-03-14T00:06:00Z">
        <w:r w:rsidR="00CF6B88">
          <w:t>DC</w:t>
        </w:r>
      </w:ins>
      <w:del w:id="308" w:author="Ahmed Lugelo" w:date="2022-03-14T00:06:00Z">
        <w:r w:rsidRPr="00B13C16" w:rsidDel="00CF6B88">
          <w:delText>Discretionary</w:delText>
        </w:r>
      </w:del>
      <w:r w:rsidRPr="00B13C16">
        <w:t xml:space="preserve"> strategy.</w:t>
      </w:r>
    </w:p>
    <w:p w14:paraId="5A4A141B" w14:textId="32FEE7F3" w:rsidR="00FA4323" w:rsidRPr="00B13C16" w:rsidRDefault="007475B6" w:rsidP="007475B6">
      <w:pPr>
        <w:pStyle w:val="MDPI41tablecaption"/>
        <w:ind w:left="425" w:right="425"/>
        <w:jc w:val="center"/>
      </w:pPr>
      <w:r w:rsidRPr="007475B6">
        <w:rPr>
          <w:b/>
        </w:rPr>
        <w:t xml:space="preserve">Table 5. </w:t>
      </w:r>
      <w:r w:rsidR="00FA4323" w:rsidRPr="00B13C16">
        <w:t>Average time spent by dog owners at the central point and time taken to reach the central point.</w:t>
      </w:r>
    </w:p>
    <w:tbl>
      <w:tblPr>
        <w:tblStyle w:val="TableGrid"/>
        <w:tblW w:w="104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93"/>
        <w:gridCol w:w="1304"/>
        <w:gridCol w:w="981"/>
        <w:gridCol w:w="1472"/>
        <w:gridCol w:w="328"/>
        <w:gridCol w:w="654"/>
        <w:gridCol w:w="1308"/>
        <w:gridCol w:w="654"/>
        <w:gridCol w:w="1471"/>
      </w:tblGrid>
      <w:tr w:rsidR="00FA4323" w:rsidRPr="007475B6" w14:paraId="4C58B82B" w14:textId="77777777" w:rsidTr="007475B6">
        <w:trPr>
          <w:jc w:val="center"/>
        </w:trPr>
        <w:tc>
          <w:tcPr>
            <w:tcW w:w="1989" w:type="dxa"/>
            <w:tcBorders>
              <w:top w:val="single" w:sz="8" w:space="0" w:color="auto"/>
              <w:bottom w:val="single" w:sz="4" w:space="0" w:color="auto"/>
            </w:tcBorders>
            <w:shd w:val="clear" w:color="auto" w:fill="auto"/>
            <w:vAlign w:val="center"/>
          </w:tcPr>
          <w:p w14:paraId="66F22407" w14:textId="77777777" w:rsidR="00FA4323" w:rsidRPr="007475B6" w:rsidRDefault="00FA4323">
            <w:pPr>
              <w:autoSpaceDE w:val="0"/>
              <w:autoSpaceDN w:val="0"/>
              <w:adjustRightInd w:val="0"/>
              <w:snapToGrid w:val="0"/>
              <w:spacing w:line="240" w:lineRule="auto"/>
              <w:jc w:val="left"/>
              <w:rPr>
                <w:b/>
                <w:bCs/>
                <w:noProof w:val="0"/>
                <w:sz w:val="16"/>
                <w:lang w:bidi="en-US"/>
              </w:rPr>
              <w:pPrChange w:id="309" w:author="Ahmed Lugelo" w:date="2022-03-12T21:06:00Z">
                <w:pPr>
                  <w:autoSpaceDE w:val="0"/>
                  <w:autoSpaceDN w:val="0"/>
                  <w:adjustRightInd w:val="0"/>
                  <w:snapToGrid w:val="0"/>
                  <w:spacing w:line="240" w:lineRule="auto"/>
                  <w:jc w:val="center"/>
                </w:pPr>
              </w:pPrChange>
            </w:pPr>
            <w:r w:rsidRPr="007475B6">
              <w:rPr>
                <w:b/>
                <w:bCs/>
                <w:noProof w:val="0"/>
                <w:sz w:val="16"/>
                <w:lang w:bidi="en-US"/>
              </w:rPr>
              <w:t>Strategy</w:t>
            </w:r>
          </w:p>
        </w:tc>
        <w:tc>
          <w:tcPr>
            <w:tcW w:w="1980" w:type="dxa"/>
            <w:gridSpan w:val="2"/>
            <w:tcBorders>
              <w:top w:val="single" w:sz="8" w:space="0" w:color="auto"/>
              <w:bottom w:val="single" w:sz="4" w:space="0" w:color="auto"/>
            </w:tcBorders>
            <w:shd w:val="clear" w:color="auto" w:fill="auto"/>
            <w:vAlign w:val="center"/>
          </w:tcPr>
          <w:p w14:paraId="725D00AC" w14:textId="2267AE6A"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Mean Wait time</w:t>
            </w:r>
            <w:ins w:id="310" w:author="Ahmed Lugelo" w:date="2022-03-12T21:06:00Z">
              <w:r w:rsidR="009B2939">
                <w:rPr>
                  <w:b/>
                  <w:bCs/>
                  <w:noProof w:val="0"/>
                  <w:sz w:val="16"/>
                  <w:lang w:bidi="en-US"/>
                </w:rPr>
                <w:t xml:space="preserve"> (min)</w:t>
              </w:r>
            </w:ins>
          </w:p>
        </w:tc>
        <w:tc>
          <w:tcPr>
            <w:tcW w:w="1276" w:type="dxa"/>
            <w:tcBorders>
              <w:top w:val="single" w:sz="8" w:space="0" w:color="auto"/>
              <w:bottom w:val="single" w:sz="4" w:space="0" w:color="auto"/>
            </w:tcBorders>
            <w:shd w:val="clear" w:color="auto" w:fill="auto"/>
            <w:vAlign w:val="center"/>
          </w:tcPr>
          <w:p w14:paraId="74EFC868"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95% CI</w:t>
            </w:r>
          </w:p>
        </w:tc>
        <w:tc>
          <w:tcPr>
            <w:tcW w:w="284" w:type="dxa"/>
            <w:tcBorders>
              <w:top w:val="single" w:sz="8" w:space="0" w:color="auto"/>
              <w:bottom w:val="single" w:sz="4" w:space="0" w:color="auto"/>
            </w:tcBorders>
            <w:shd w:val="clear" w:color="auto" w:fill="auto"/>
            <w:vAlign w:val="center"/>
          </w:tcPr>
          <w:p w14:paraId="2DE83CC9"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p>
        </w:tc>
        <w:tc>
          <w:tcPr>
            <w:tcW w:w="2268" w:type="dxa"/>
            <w:gridSpan w:val="3"/>
            <w:tcBorders>
              <w:top w:val="single" w:sz="8" w:space="0" w:color="auto"/>
              <w:bottom w:val="single" w:sz="4" w:space="0" w:color="auto"/>
            </w:tcBorders>
            <w:shd w:val="clear" w:color="auto" w:fill="auto"/>
            <w:vAlign w:val="center"/>
          </w:tcPr>
          <w:p w14:paraId="4170C05D" w14:textId="0D2B598E"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Mean travel time</w:t>
            </w:r>
            <w:ins w:id="311" w:author="Ahmed Lugelo" w:date="2022-03-12T21:07:00Z">
              <w:r w:rsidR="009B2939">
                <w:rPr>
                  <w:b/>
                  <w:bCs/>
                  <w:noProof w:val="0"/>
                  <w:sz w:val="16"/>
                  <w:lang w:bidi="en-US"/>
                </w:rPr>
                <w:t xml:space="preserve"> (min)</w:t>
              </w:r>
            </w:ins>
          </w:p>
        </w:tc>
        <w:tc>
          <w:tcPr>
            <w:tcW w:w="1275" w:type="dxa"/>
            <w:tcBorders>
              <w:top w:val="single" w:sz="8" w:space="0" w:color="auto"/>
              <w:bottom w:val="single" w:sz="4" w:space="0" w:color="auto"/>
            </w:tcBorders>
            <w:shd w:val="clear" w:color="auto" w:fill="auto"/>
            <w:vAlign w:val="center"/>
          </w:tcPr>
          <w:p w14:paraId="1D90855B" w14:textId="77777777" w:rsidR="00FA4323" w:rsidRPr="007475B6" w:rsidRDefault="00FA4323" w:rsidP="007475B6">
            <w:pPr>
              <w:autoSpaceDE w:val="0"/>
              <w:autoSpaceDN w:val="0"/>
              <w:adjustRightInd w:val="0"/>
              <w:snapToGrid w:val="0"/>
              <w:spacing w:line="240" w:lineRule="auto"/>
              <w:jc w:val="center"/>
              <w:rPr>
                <w:b/>
                <w:bCs/>
                <w:noProof w:val="0"/>
                <w:sz w:val="16"/>
                <w:lang w:bidi="en-US"/>
              </w:rPr>
            </w:pPr>
            <w:r w:rsidRPr="007475B6">
              <w:rPr>
                <w:b/>
                <w:bCs/>
                <w:noProof w:val="0"/>
                <w:sz w:val="16"/>
                <w:lang w:bidi="en-US"/>
              </w:rPr>
              <w:t>95% CI</w:t>
            </w:r>
          </w:p>
        </w:tc>
      </w:tr>
      <w:tr w:rsidR="00FA4323" w:rsidRPr="007475B6" w14:paraId="1D5117BE" w14:textId="77777777" w:rsidTr="007475B6">
        <w:trPr>
          <w:jc w:val="center"/>
        </w:trPr>
        <w:tc>
          <w:tcPr>
            <w:tcW w:w="1989" w:type="dxa"/>
            <w:tcBorders>
              <w:top w:val="single" w:sz="4" w:space="0" w:color="auto"/>
            </w:tcBorders>
            <w:shd w:val="clear" w:color="auto" w:fill="auto"/>
            <w:vAlign w:val="center"/>
          </w:tcPr>
          <w:p w14:paraId="029E27BC" w14:textId="1B57FC54" w:rsidR="00FA4323" w:rsidRPr="007475B6" w:rsidRDefault="00CF6B88">
            <w:pPr>
              <w:autoSpaceDE w:val="0"/>
              <w:autoSpaceDN w:val="0"/>
              <w:adjustRightInd w:val="0"/>
              <w:snapToGrid w:val="0"/>
              <w:spacing w:line="240" w:lineRule="auto"/>
              <w:jc w:val="left"/>
              <w:rPr>
                <w:noProof w:val="0"/>
                <w:sz w:val="16"/>
                <w:lang w:bidi="en-US"/>
              </w:rPr>
              <w:pPrChange w:id="312" w:author="Ahmed Lugelo" w:date="2022-03-12T21:06:00Z">
                <w:pPr>
                  <w:autoSpaceDE w:val="0"/>
                  <w:autoSpaceDN w:val="0"/>
                  <w:adjustRightInd w:val="0"/>
                  <w:snapToGrid w:val="0"/>
                  <w:spacing w:line="240" w:lineRule="auto"/>
                  <w:jc w:val="center"/>
                </w:pPr>
              </w:pPrChange>
            </w:pPr>
            <w:ins w:id="313" w:author="Ahmed Lugelo" w:date="2022-03-14T00:06:00Z">
              <w:r>
                <w:rPr>
                  <w:noProof w:val="0"/>
                  <w:sz w:val="16"/>
                  <w:lang w:bidi="en-US"/>
                </w:rPr>
                <w:t>CPV</w:t>
              </w:r>
            </w:ins>
            <w:del w:id="314" w:author="Ahmed Lugelo" w:date="2022-03-14T00:06:00Z">
              <w:r w:rsidR="00FA4323" w:rsidRPr="007475B6" w:rsidDel="00CF6B88">
                <w:rPr>
                  <w:noProof w:val="0"/>
                  <w:sz w:val="16"/>
                  <w:lang w:bidi="en-US"/>
                </w:rPr>
                <w:delText>Pulse</w:delText>
              </w:r>
            </w:del>
          </w:p>
        </w:tc>
        <w:tc>
          <w:tcPr>
            <w:tcW w:w="1130" w:type="dxa"/>
            <w:tcBorders>
              <w:top w:val="single" w:sz="4" w:space="0" w:color="auto"/>
            </w:tcBorders>
            <w:shd w:val="clear" w:color="auto" w:fill="auto"/>
            <w:vAlign w:val="center"/>
          </w:tcPr>
          <w:p w14:paraId="0867102C"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58.5</w:t>
            </w:r>
          </w:p>
        </w:tc>
        <w:tc>
          <w:tcPr>
            <w:tcW w:w="2410" w:type="dxa"/>
            <w:gridSpan w:val="3"/>
            <w:tcBorders>
              <w:top w:val="single" w:sz="4" w:space="0" w:color="auto"/>
            </w:tcBorders>
            <w:shd w:val="clear" w:color="auto" w:fill="auto"/>
            <w:vAlign w:val="center"/>
          </w:tcPr>
          <w:p w14:paraId="74E4164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23.7 - 144.0</w:t>
            </w:r>
          </w:p>
        </w:tc>
        <w:tc>
          <w:tcPr>
            <w:tcW w:w="567" w:type="dxa"/>
            <w:tcBorders>
              <w:top w:val="single" w:sz="4" w:space="0" w:color="auto"/>
            </w:tcBorders>
            <w:shd w:val="clear" w:color="auto" w:fill="auto"/>
            <w:vAlign w:val="center"/>
          </w:tcPr>
          <w:p w14:paraId="6D380F74"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134" w:type="dxa"/>
            <w:tcBorders>
              <w:top w:val="single" w:sz="4" w:space="0" w:color="auto"/>
            </w:tcBorders>
            <w:shd w:val="clear" w:color="auto" w:fill="auto"/>
            <w:vAlign w:val="center"/>
          </w:tcPr>
          <w:p w14:paraId="1AB5CC81"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22.4</w:t>
            </w:r>
          </w:p>
        </w:tc>
        <w:tc>
          <w:tcPr>
            <w:tcW w:w="1842" w:type="dxa"/>
            <w:gridSpan w:val="2"/>
            <w:tcBorders>
              <w:top w:val="single" w:sz="4" w:space="0" w:color="auto"/>
            </w:tcBorders>
            <w:shd w:val="clear" w:color="auto" w:fill="auto"/>
            <w:vAlign w:val="center"/>
          </w:tcPr>
          <w:p w14:paraId="4B7331F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14.8 – 33.9</w:t>
            </w:r>
          </w:p>
        </w:tc>
      </w:tr>
      <w:tr w:rsidR="00FA4323" w:rsidRPr="007475B6" w14:paraId="05686659" w14:textId="77777777" w:rsidTr="007475B6">
        <w:trPr>
          <w:jc w:val="center"/>
        </w:trPr>
        <w:tc>
          <w:tcPr>
            <w:tcW w:w="1989" w:type="dxa"/>
            <w:shd w:val="clear" w:color="auto" w:fill="auto"/>
            <w:vAlign w:val="center"/>
          </w:tcPr>
          <w:p w14:paraId="4B089848" w14:textId="6F6F6554" w:rsidR="00FA4323" w:rsidRPr="007475B6" w:rsidRDefault="00CF6B88">
            <w:pPr>
              <w:autoSpaceDE w:val="0"/>
              <w:autoSpaceDN w:val="0"/>
              <w:adjustRightInd w:val="0"/>
              <w:snapToGrid w:val="0"/>
              <w:spacing w:line="240" w:lineRule="auto"/>
              <w:jc w:val="left"/>
              <w:rPr>
                <w:noProof w:val="0"/>
                <w:sz w:val="16"/>
                <w:lang w:bidi="en-US"/>
              </w:rPr>
              <w:pPrChange w:id="315" w:author="Ahmed Lugelo" w:date="2022-03-12T21:06:00Z">
                <w:pPr>
                  <w:autoSpaceDE w:val="0"/>
                  <w:autoSpaceDN w:val="0"/>
                  <w:adjustRightInd w:val="0"/>
                  <w:snapToGrid w:val="0"/>
                  <w:spacing w:line="240" w:lineRule="auto"/>
                  <w:jc w:val="center"/>
                </w:pPr>
              </w:pPrChange>
            </w:pPr>
            <w:ins w:id="316" w:author="Ahmed Lugelo" w:date="2022-03-14T00:06:00Z">
              <w:r>
                <w:rPr>
                  <w:noProof w:val="0"/>
                  <w:sz w:val="16"/>
                  <w:lang w:bidi="en-US"/>
                </w:rPr>
                <w:t>VLC</w:t>
              </w:r>
            </w:ins>
            <w:del w:id="317" w:author="Ahmed Lugelo" w:date="2022-03-14T00:06:00Z">
              <w:r w:rsidR="00FA4323" w:rsidRPr="007475B6" w:rsidDel="00CF6B88">
                <w:rPr>
                  <w:noProof w:val="0"/>
                  <w:sz w:val="16"/>
                  <w:lang w:bidi="en-US"/>
                </w:rPr>
                <w:delText>Village-level</w:delText>
              </w:r>
            </w:del>
          </w:p>
        </w:tc>
        <w:tc>
          <w:tcPr>
            <w:tcW w:w="1130" w:type="dxa"/>
            <w:shd w:val="clear" w:color="auto" w:fill="auto"/>
            <w:vAlign w:val="center"/>
          </w:tcPr>
          <w:p w14:paraId="23C6EE34"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81.3</w:t>
            </w:r>
          </w:p>
        </w:tc>
        <w:tc>
          <w:tcPr>
            <w:tcW w:w="2410" w:type="dxa"/>
            <w:gridSpan w:val="3"/>
            <w:shd w:val="clear" w:color="auto" w:fill="auto"/>
            <w:vAlign w:val="center"/>
          </w:tcPr>
          <w:p w14:paraId="21AD17E2"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33.2 – 199.5</w:t>
            </w:r>
          </w:p>
        </w:tc>
        <w:tc>
          <w:tcPr>
            <w:tcW w:w="567" w:type="dxa"/>
            <w:shd w:val="clear" w:color="auto" w:fill="auto"/>
            <w:vAlign w:val="center"/>
          </w:tcPr>
          <w:p w14:paraId="087A0E86"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134" w:type="dxa"/>
            <w:shd w:val="clear" w:color="auto" w:fill="auto"/>
            <w:vAlign w:val="center"/>
          </w:tcPr>
          <w:p w14:paraId="4D8BE0DA"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28.1</w:t>
            </w:r>
          </w:p>
        </w:tc>
        <w:tc>
          <w:tcPr>
            <w:tcW w:w="1842" w:type="dxa"/>
            <w:gridSpan w:val="2"/>
            <w:shd w:val="clear" w:color="auto" w:fill="auto"/>
            <w:vAlign w:val="center"/>
          </w:tcPr>
          <w:p w14:paraId="0A3DF18D"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18.8 – 42.2</w:t>
            </w:r>
          </w:p>
        </w:tc>
      </w:tr>
      <w:tr w:rsidR="00FA4323" w:rsidRPr="007475B6" w14:paraId="33F24F53" w14:textId="77777777" w:rsidTr="007475B6">
        <w:trPr>
          <w:jc w:val="center"/>
        </w:trPr>
        <w:tc>
          <w:tcPr>
            <w:tcW w:w="1989" w:type="dxa"/>
            <w:shd w:val="clear" w:color="auto" w:fill="auto"/>
            <w:vAlign w:val="center"/>
          </w:tcPr>
          <w:p w14:paraId="112B19AF" w14:textId="79ADB6F6" w:rsidR="00FA4323" w:rsidRPr="007475B6" w:rsidRDefault="00CF6B88">
            <w:pPr>
              <w:autoSpaceDE w:val="0"/>
              <w:autoSpaceDN w:val="0"/>
              <w:adjustRightInd w:val="0"/>
              <w:snapToGrid w:val="0"/>
              <w:spacing w:line="240" w:lineRule="auto"/>
              <w:jc w:val="left"/>
              <w:rPr>
                <w:noProof w:val="0"/>
                <w:sz w:val="16"/>
                <w:lang w:bidi="en-US"/>
              </w:rPr>
              <w:pPrChange w:id="318" w:author="Ahmed Lugelo" w:date="2022-03-12T21:06:00Z">
                <w:pPr>
                  <w:autoSpaceDE w:val="0"/>
                  <w:autoSpaceDN w:val="0"/>
                  <w:adjustRightInd w:val="0"/>
                  <w:snapToGrid w:val="0"/>
                  <w:spacing w:line="240" w:lineRule="auto"/>
                  <w:jc w:val="center"/>
                </w:pPr>
              </w:pPrChange>
            </w:pPr>
            <w:ins w:id="319" w:author="Ahmed Lugelo" w:date="2022-03-14T00:07:00Z">
              <w:r>
                <w:rPr>
                  <w:noProof w:val="0"/>
                  <w:sz w:val="16"/>
                  <w:lang w:bidi="en-US"/>
                </w:rPr>
                <w:t>SVLC</w:t>
              </w:r>
            </w:ins>
            <w:del w:id="320" w:author="Ahmed Lugelo" w:date="2022-03-14T00:07:00Z">
              <w:r w:rsidR="00FA4323" w:rsidRPr="007475B6" w:rsidDel="00CF6B88">
                <w:rPr>
                  <w:noProof w:val="0"/>
                  <w:sz w:val="16"/>
                  <w:lang w:bidi="en-US"/>
                </w:rPr>
                <w:delText>Sub-village-level</w:delText>
              </w:r>
            </w:del>
          </w:p>
        </w:tc>
        <w:tc>
          <w:tcPr>
            <w:tcW w:w="1130" w:type="dxa"/>
            <w:shd w:val="clear" w:color="auto" w:fill="auto"/>
            <w:vAlign w:val="center"/>
          </w:tcPr>
          <w:p w14:paraId="3D850EA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34.0</w:t>
            </w:r>
          </w:p>
        </w:tc>
        <w:tc>
          <w:tcPr>
            <w:tcW w:w="2410" w:type="dxa"/>
            <w:gridSpan w:val="3"/>
            <w:shd w:val="clear" w:color="auto" w:fill="auto"/>
            <w:vAlign w:val="center"/>
          </w:tcPr>
          <w:p w14:paraId="348F68AB"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13.8 – 83.3</w:t>
            </w:r>
          </w:p>
        </w:tc>
        <w:tc>
          <w:tcPr>
            <w:tcW w:w="567" w:type="dxa"/>
            <w:shd w:val="clear" w:color="auto" w:fill="auto"/>
            <w:vAlign w:val="center"/>
          </w:tcPr>
          <w:p w14:paraId="7CAF3FB5"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134" w:type="dxa"/>
            <w:shd w:val="clear" w:color="auto" w:fill="auto"/>
            <w:vAlign w:val="center"/>
          </w:tcPr>
          <w:p w14:paraId="6A2C0FEB"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17.3</w:t>
            </w:r>
          </w:p>
        </w:tc>
        <w:tc>
          <w:tcPr>
            <w:tcW w:w="1842" w:type="dxa"/>
            <w:gridSpan w:val="2"/>
            <w:shd w:val="clear" w:color="auto" w:fill="auto"/>
            <w:vAlign w:val="center"/>
          </w:tcPr>
          <w:p w14:paraId="376B8C4E"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11.5 – 25.9</w:t>
            </w:r>
          </w:p>
        </w:tc>
      </w:tr>
      <w:tr w:rsidR="00FA4323" w:rsidRPr="007475B6" w14:paraId="482D6C8D" w14:textId="77777777" w:rsidTr="007475B6">
        <w:trPr>
          <w:jc w:val="center"/>
        </w:trPr>
        <w:tc>
          <w:tcPr>
            <w:tcW w:w="1989" w:type="dxa"/>
            <w:tcBorders>
              <w:bottom w:val="single" w:sz="8" w:space="0" w:color="auto"/>
            </w:tcBorders>
            <w:shd w:val="clear" w:color="auto" w:fill="auto"/>
            <w:vAlign w:val="center"/>
          </w:tcPr>
          <w:p w14:paraId="71D9E576" w14:textId="02C98CC2" w:rsidR="00FA4323" w:rsidRPr="007475B6" w:rsidRDefault="00CF6B88">
            <w:pPr>
              <w:autoSpaceDE w:val="0"/>
              <w:autoSpaceDN w:val="0"/>
              <w:adjustRightInd w:val="0"/>
              <w:snapToGrid w:val="0"/>
              <w:spacing w:line="240" w:lineRule="auto"/>
              <w:jc w:val="left"/>
              <w:rPr>
                <w:noProof w:val="0"/>
                <w:sz w:val="16"/>
                <w:lang w:bidi="en-US"/>
              </w:rPr>
              <w:pPrChange w:id="321" w:author="Ahmed Lugelo" w:date="2022-03-12T21:06:00Z">
                <w:pPr>
                  <w:autoSpaceDE w:val="0"/>
                  <w:autoSpaceDN w:val="0"/>
                  <w:adjustRightInd w:val="0"/>
                  <w:snapToGrid w:val="0"/>
                  <w:spacing w:line="240" w:lineRule="auto"/>
                  <w:jc w:val="center"/>
                </w:pPr>
              </w:pPrChange>
            </w:pPr>
            <w:ins w:id="322" w:author="Ahmed Lugelo" w:date="2022-03-14T00:07:00Z">
              <w:r>
                <w:rPr>
                  <w:noProof w:val="0"/>
                  <w:sz w:val="16"/>
                  <w:lang w:bidi="en-US"/>
                </w:rPr>
                <w:lastRenderedPageBreak/>
                <w:t>DC</w:t>
              </w:r>
            </w:ins>
            <w:del w:id="323" w:author="Ahmed Lugelo" w:date="2022-03-14T00:07:00Z">
              <w:r w:rsidR="00FA4323" w:rsidRPr="007475B6" w:rsidDel="00CF6B88">
                <w:rPr>
                  <w:noProof w:val="0"/>
                  <w:sz w:val="16"/>
                  <w:lang w:bidi="en-US"/>
                </w:rPr>
                <w:delText>Discretionary</w:delText>
              </w:r>
            </w:del>
          </w:p>
        </w:tc>
        <w:tc>
          <w:tcPr>
            <w:tcW w:w="1130" w:type="dxa"/>
            <w:tcBorders>
              <w:bottom w:val="single" w:sz="8" w:space="0" w:color="auto"/>
            </w:tcBorders>
            <w:shd w:val="clear" w:color="auto" w:fill="auto"/>
            <w:vAlign w:val="center"/>
          </w:tcPr>
          <w:p w14:paraId="4F44D68E"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35.3</w:t>
            </w:r>
          </w:p>
        </w:tc>
        <w:tc>
          <w:tcPr>
            <w:tcW w:w="2410" w:type="dxa"/>
            <w:gridSpan w:val="3"/>
            <w:tcBorders>
              <w:bottom w:val="single" w:sz="8" w:space="0" w:color="auto"/>
            </w:tcBorders>
            <w:shd w:val="clear" w:color="auto" w:fill="auto"/>
            <w:vAlign w:val="center"/>
          </w:tcPr>
          <w:p w14:paraId="1EE7D4A3"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14.3 – 87.3</w:t>
            </w:r>
          </w:p>
        </w:tc>
        <w:tc>
          <w:tcPr>
            <w:tcW w:w="567" w:type="dxa"/>
            <w:tcBorders>
              <w:bottom w:val="single" w:sz="8" w:space="0" w:color="auto"/>
            </w:tcBorders>
            <w:shd w:val="clear" w:color="auto" w:fill="auto"/>
            <w:vAlign w:val="center"/>
          </w:tcPr>
          <w:p w14:paraId="3ED53CE5" w14:textId="77777777" w:rsidR="00FA4323" w:rsidRPr="007475B6" w:rsidRDefault="00FA4323" w:rsidP="007475B6">
            <w:pPr>
              <w:autoSpaceDE w:val="0"/>
              <w:autoSpaceDN w:val="0"/>
              <w:adjustRightInd w:val="0"/>
              <w:snapToGrid w:val="0"/>
              <w:spacing w:line="240" w:lineRule="auto"/>
              <w:jc w:val="center"/>
              <w:rPr>
                <w:noProof w:val="0"/>
                <w:sz w:val="16"/>
                <w:lang w:bidi="en-US"/>
              </w:rPr>
            </w:pPr>
          </w:p>
        </w:tc>
        <w:tc>
          <w:tcPr>
            <w:tcW w:w="1134" w:type="dxa"/>
            <w:tcBorders>
              <w:bottom w:val="single" w:sz="8" w:space="0" w:color="auto"/>
            </w:tcBorders>
            <w:shd w:val="clear" w:color="auto" w:fill="auto"/>
            <w:vAlign w:val="center"/>
          </w:tcPr>
          <w:p w14:paraId="158DE234"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20.2</w:t>
            </w:r>
          </w:p>
        </w:tc>
        <w:tc>
          <w:tcPr>
            <w:tcW w:w="1842" w:type="dxa"/>
            <w:gridSpan w:val="2"/>
            <w:tcBorders>
              <w:bottom w:val="single" w:sz="8" w:space="0" w:color="auto"/>
            </w:tcBorders>
            <w:shd w:val="clear" w:color="auto" w:fill="auto"/>
            <w:vAlign w:val="center"/>
          </w:tcPr>
          <w:p w14:paraId="7F2BA387" w14:textId="77777777" w:rsidR="00FA4323" w:rsidRPr="007475B6" w:rsidRDefault="00FA4323" w:rsidP="007475B6">
            <w:pPr>
              <w:autoSpaceDE w:val="0"/>
              <w:autoSpaceDN w:val="0"/>
              <w:adjustRightInd w:val="0"/>
              <w:snapToGrid w:val="0"/>
              <w:spacing w:line="240" w:lineRule="auto"/>
              <w:jc w:val="center"/>
              <w:rPr>
                <w:noProof w:val="0"/>
                <w:sz w:val="16"/>
                <w:lang w:bidi="en-US"/>
              </w:rPr>
            </w:pPr>
            <w:r w:rsidRPr="007475B6">
              <w:rPr>
                <w:noProof w:val="0"/>
                <w:sz w:val="16"/>
                <w:lang w:bidi="en-US"/>
              </w:rPr>
              <w:t>13.4 – 30.6</w:t>
            </w:r>
          </w:p>
        </w:tc>
      </w:tr>
    </w:tbl>
    <w:p w14:paraId="2820DA93" w14:textId="77777777" w:rsidR="00CF6B88" w:rsidRDefault="00CF6B88" w:rsidP="007475B6">
      <w:pPr>
        <w:pStyle w:val="MDPI21heading1"/>
        <w:rPr>
          <w:ins w:id="324" w:author="Ahmed Lugelo" w:date="2022-03-14T00:08:00Z"/>
        </w:rPr>
      </w:pPr>
    </w:p>
    <w:p w14:paraId="11AA3677" w14:textId="652DC664" w:rsidR="00FA4323" w:rsidRPr="00B13C16" w:rsidRDefault="00FA4323" w:rsidP="007475B6">
      <w:pPr>
        <w:pStyle w:val="MDPI21heading1"/>
      </w:pPr>
      <w:r w:rsidRPr="00B13C16">
        <w:t>DISCUSSION</w:t>
      </w:r>
    </w:p>
    <w:p w14:paraId="49F83385" w14:textId="2C011065" w:rsidR="00FA4323" w:rsidRPr="00B13C16" w:rsidRDefault="00FA4323" w:rsidP="007475B6">
      <w:pPr>
        <w:pStyle w:val="MDPI31text"/>
      </w:pPr>
      <w:r w:rsidRPr="00B13C16">
        <w:t xml:space="preserve">This study describes the development and implementation of a novel approach to the delivery of mass dog vaccination, taking advantage of a rabies vaccine that can be stored in a passive cooling device. Overall, the use of </w:t>
      </w:r>
      <w:del w:id="325" w:author="Ahmed Lugelo" w:date="2022-03-14T00:08:00Z">
        <w:r w:rsidRPr="00B13C16" w:rsidDel="00CF6B88">
          <w:delText>decentralised continuous vaccination</w:delText>
        </w:r>
      </w:del>
      <w:ins w:id="326" w:author="Ahmed Lugelo" w:date="2022-03-14T00:08:00Z">
        <w:r w:rsidR="00CF6B88">
          <w:t>DCV</w:t>
        </w:r>
      </w:ins>
      <w:r w:rsidRPr="00B13C16">
        <w:t xml:space="preserve"> attained higher initial vaccination coverage than the standard method “</w:t>
      </w:r>
      <w:ins w:id="327" w:author="Ahmed Lugelo" w:date="2022-03-14T00:08:00Z">
        <w:r w:rsidR="00CF6B88">
          <w:t>CPV</w:t>
        </w:r>
      </w:ins>
      <w:del w:id="328" w:author="Ahmed Lugelo" w:date="2022-03-14T00:08:00Z">
        <w:r w:rsidRPr="00B13C16" w:rsidDel="00CF6B88">
          <w:delText>pulse vaccination</w:delText>
        </w:r>
      </w:del>
      <w:r w:rsidRPr="00B13C16">
        <w:t xml:space="preserve">” and sustained greater coverage over time following measurement at 11 months. </w:t>
      </w:r>
    </w:p>
    <w:p w14:paraId="31524D4B" w14:textId="1C7CE8EF" w:rsidR="00FA4323" w:rsidRPr="00B13C16" w:rsidRDefault="00FA4323" w:rsidP="007475B6">
      <w:pPr>
        <w:pStyle w:val="MDPI31text"/>
      </w:pPr>
      <w:r w:rsidRPr="00B13C16">
        <w:t xml:space="preserve">Our findings are consistent with previous studies in rural Sub-Saharan Africa, which show that few pulsed vaccination campaigns manage to reach the recommended coverage of 70% </w:t>
      </w:r>
      <w:r w:rsidRPr="00B13C16">
        <w:fldChar w:fldCharType="begin"/>
      </w:r>
      <w:r w:rsidR="00664643">
        <w:instrText xml:space="preserve"> ADDIN ZOTERO_ITEM CSL_CITATION {"citationID":"lqq9rJMH","properties":{"formattedCitation":"[4,8,20,21,38,39]","plainCitation":"[4,8,20,21,38,39]","noteIndex":0},"citationItems":[{"id":888,"uris":["http://zotero.org/users/4817522/items/5ZJRTKID"],"uri":["http://zotero.org/users/4817522/items/5ZJRTKID"],"itemData":{"id":888,"type":"article-journal","abstract":"Despite the availability of safe and effective rabies vaccines, the incidence of dog rabies has been increasing throughout much of sub-Saharan Africa. Here we describe a vaccination strategy that has resulted in successful control of rabies in a rural dog population of Northwestern Tanzania. From October 1996 to February 2001, four central-point dog vaccination campaigns were conducted in villages within Serengeti District with a mean interval between campaigns of 338, 319 and 456 days. Vaccination coverage of the dog population was estimated from household questionnaires as 64.5, 61.1, 70.6 and 73.7% following each of the four campaigns, respectively. The incidence of dog rabies declined significantly in Serengeti District falling by 70% after the first campaign and by 97% after the second campaign. Over the same period, the incidence of dog rabies did not differ significantly in unvaccinated control villages of Musoma District. The incidence of human bite injuries from suspected rabid dogs declined significantly in Serengeti District after dog vaccination but not in adjacent unvaccinated districts. Vaccination of 60–70% of dogs has been sufficient to control dog rabies in this area and to significantly reduce demand for human post-exposure rabies treatment. Dog-bite injuries can provide a valuable and accessible source of data for surveillance in countries where case incidence data are difficult to obtain.","container-title":"Vaccine","DOI":"10.1016/S0264-410X(02)00778-8","ISSN":"0264-410X","issue":"17","journalAbbreviation":"Vaccine","page":"1965-1973","title":"A dog rabies vaccination campaign in rural Africa: impact on the incidence of dog rabies and human dog-bite injuries","URL":"http://www.sciencedirect.com/science/article/pii/S0264410X02007788","volume":"21","author":[{"family":"Cleaveland","given":"S"},{"family":"Kaare","given":"M"},{"family":"Tiringa","given":"P"},{"family":"Mlengeya","given":"T"},{"family":"Barrat","given":"J"}],"issued":{"date-parts":[["2003",5,16]]}}},{"id":"9r2bZPhi/SradqBt0","uris":["http://zotero.org/users/4817522/items/YMT3F5ML"],"uri":["http://zotero.org/users/4817522/items/YMT3F5ML"],"itemData":{"id":324,"type":"article-journal","container-title":"Vaccine","ISSN":"0264-410X","issue":"1","journalAbbreviation":"Vaccine","page":"152-160","title":"Rabies control in rural Africa: evaluating strategies for effective domestic dog vaccination","volume":"27","author":[{"family":"Kaare","given":"M."},{"family":"Lembo","given":"T."},{"family":"Hampson","given":"K."},{"family":"Ernest","given":"E."},{"family":"Estes","given":"A."},{"family":"Mentzel","given":"C."},{"family":"Cleaveland","given":"S."}],"issued":{"date-parts":[["2009"]]}}},{"id":235,"uris":["http://zotero.org/users/4817522/items/MV5JE8D3"],"uri":["http://zotero.org/users/4817522/items/MV5JE8D3"],"itemData":{"id":235,"type":"article-journal","abstract":"BACKGROUND: The current rabies control strategy in Zambia is based on dog vaccination, dog population control and dog movement restrictions. In Nyimba district of Zambia, dog vaccination coverage is low but the incidence of dog bites is high which places the community at risk of rabies infection. The renewed global interest eliminating rabies in developing countries has spurred interest to identify determinants and barriers of dog vaccination in an effort to reduce the overall disease burden. METHODOLOGY: A mixed methods cross sectional design was used in the study. This consisted of three parts: Evaluation of medical records regarding dog bite injuries, implementation and analysis of a household survey and in-depth review of key informant interviews. Data was collected into a Microsoft Excel database and subsequently transferred to STATA for descriptive, inferential and thematic analysis. RESULTS: Dog vaccination coverage overall was 8.7% (57/655), with 3.4% (22/655) in urban areas, 1.8% (12/655) in peri-urban and 3.5 (23/655) in the rural regions. Financially stable households were more likely to have their dogs vaccinated. Only 10.3% (31/300) of the respondents had vaccinated their dogs and these had a reliable source of income as 6% (18/300) were peasant farmers, 2% (6/300) were dependants whose guardians were financially stable and 2.3% (7/300) were in steady employment. Important barriers to dog vaccination included cost, limited awareness of vaccination program and access. CONCLUSION: Current rabies control strategies in Nyimba district, Zambia, appear quite limited. Improvements in the regional dog vaccination program may provide benefits. Enhancement of educational efforts targeting behavioural factors may also prove useful. Finally, the cost of dog vaccination can be reduced with scaled up production of a local vaccine.","container-title":"PLoS Negl Trop Dis","DOI":"10.1371/journal.pntd.0005946","ISSN":"1935-2735 (ELECTRONIC) 1935-2727 (LINKING)","issue":"10","note":"PMCID: PMC5648261","page":"e0005946","title":"Insights and efforts to control rabies in Zambia: Evaluation of determinants and barriers to dog vaccination in Nyimba district","volume":"11","author":[{"family":"Mulipukwa","given":"C. P."},{"family":"Mudenda","given":"B."},{"family":"Mbewe","given":"A. R."}],"issued":{"date-parts":[["2017",10]]}}},{"id":1161,"uris":["http://zotero.org/users/4817522/items/C8J5IPNK"],"uri":["http://zotero.org/users/4817522/items/C8J5IPNK"],"itemData":{"id":1161,"type":"article-journal","container-title":"PLoS Negl Trop Dis","DOI":"10.1371/journal.pntd.0003447","ISSN":"1935-2735","issue":"2","journalAbbreviation":"PLoS Negl Trop Dis","note":"publisher: Public Library of Science","page":"e0003447","title":"Review on dog rabies vaccination coverage in Africa: a question of dog accessibility or cost recovery?","volume":"9","author":[{"family":"Jibat","given":"Tariku"},{"family":"Hogeveen","given":"Henk"},{"family":"Mourits","given":"Monique CM"}],"issued":{"date-parts":[["2015"]]}}},{"id":1162,"uris":["http://zotero.org/users/4817522/items/JRE2ZLDS"],"uri":["http://zotero.org/users/4817522/items/JRE2ZLDS"],"itemData":{"id":1162,"type":"article-journal","container-title":"PLoS Neglected Tropical Diseases","DOI":"10.1371/journal.pntd.0009222","ISSN":"1935-2735","issue":"4","journalAbbreviation":"PLoS Neglected Tropical Diseases","note":"publisher: Public Library of Science San Francisco, CA USA","page":"e0009222","title":"Domestic dog demographics and estimates of canine vaccination coverage in a rural area of Zambia for the elimination of rabies","volume":"15","author":[{"family":"Kaneko","given":"Chiho"},{"family":"Omori","given":"Ryosuke"},{"family":"Sasaki","given":"Michihito"},{"family":"Kataoka-Nakamura","given":"Chikako"},{"family":"Simulundu","given":"Edgar"},{"family":"Muleya","given":"Walter"},{"family":"Moonga","given":"Ladslav"},{"family":"Ndebe","given":"Joseph"},{"family":"Hang’ombe","given":"Bernard M"},{"family":"Dautu","given":"George"}],"issued":{"date-parts":[["2021"]]}}},{"id":1164,"uris":["http://zotero.org/users/4817522/items/TLN3C9B6"],"uri":["http://zotero.org/users/4817522/items/TLN3C9B6"],"itemData":{"id":1164,"type":"article-journal","container-title":"Zoonoses and public health","DOI":"10.1111/j.1863-2378.2009.01306.x","ISSN":"1863-1959","issue":"2","journalAbbreviation":"Zoonoses and public health","note":"publisher: Wiley Online Library","page":"110-118","title":"Evaluation of mass vaccination campaign coverage against rabies in dogs in Tunisia","volume":"58","author":[{"family":"Touihri","given":"L"},{"family":"Zaouia","given":"I"},{"family":"Elhili","given":"K"},{"family":"Dellagi","given":"Koussay"},{"family":"Bahloul","given":"C"}],"issued":{"date-parts":[["2011"]]}}}],"schema":"https://github.com/citation-style-language/schema/raw/master/csl-citation.json"} </w:instrText>
      </w:r>
      <w:r w:rsidRPr="00B13C16">
        <w:fldChar w:fldCharType="separate"/>
      </w:r>
      <w:r w:rsidR="00664643">
        <w:t>[4,8,20,21,38,39]</w:t>
      </w:r>
      <w:r w:rsidRPr="00B13C16">
        <w:fldChar w:fldCharType="end"/>
      </w:r>
      <w:r w:rsidRPr="00B13C16">
        <w:t xml:space="preserve">. In this study, overall coverage in the </w:t>
      </w:r>
      <w:del w:id="329" w:author="Ahmed Lugelo" w:date="2022-03-14T00:09:00Z">
        <w:r w:rsidRPr="00B13C16" w:rsidDel="00CF6B88">
          <w:delText>decentralised continuous vaccination</w:delText>
        </w:r>
      </w:del>
      <w:ins w:id="330" w:author="Ahmed Lugelo" w:date="2022-03-14T00:09:00Z">
        <w:r w:rsidR="00CF6B88">
          <w:t>DCV</w:t>
        </w:r>
      </w:ins>
      <w:r w:rsidRPr="00B13C16">
        <w:t xml:space="preserve"> varied from 64.10% to 60.67% at time point 1 and 2 respectively. Hampson et al </w:t>
      </w:r>
      <w:r w:rsidRPr="00B13C16">
        <w:fldChar w:fldCharType="begin"/>
      </w:r>
      <w:r w:rsidR="003F1621">
        <w:instrText xml:space="preserve"> ADDIN ZOTERO_ITEM CSL_CITATION {"citationID":"a1n9b767d86","properties":{"formattedCitation":"[17]","plainCitation":"[17]","noteIndex":0},"citationItems":[{"id":406,"uris":["http://zotero.org/users/4817522/items/8MPC97UK"],"uri":["http://zotero.org/users/4817522/items/8MPC97UK"],"itemData":{"id":406,"type":"article-journal","container-title":"PLoS Biol","DOI":"10.1371/journal.pbio.1000053","ISSN":"1545-7885","issue":"3","journalAbbreviation":"PLoS biology","title":"Transmission Dynamics and Prospects for the Elimination of Canine Rabies","volume":"7","author":[{"family":"Hampson","given":"Katie"},{"family":"Dushoff","given":"Jonathan"},{"family":"Cleaveland","given":"Sarah"},{"family":"Haydon","given":"Daniel T."},{"family":"Kaare","given":"Magai"},{"family":"Packer","given":"Craig"},{"family":"Dobson","given":"Andy"}],"issued":{"date-parts":[["2009"]]}}}],"schema":"https://github.com/citation-style-language/schema/raw/master/csl-citation.json"} </w:instrText>
      </w:r>
      <w:r w:rsidRPr="00B13C16">
        <w:fldChar w:fldCharType="separate"/>
      </w:r>
      <w:r w:rsidR="003F1621">
        <w:t>[17]</w:t>
      </w:r>
      <w:r w:rsidRPr="00B13C16">
        <w:fldChar w:fldCharType="end"/>
      </w:r>
      <w:r w:rsidRPr="00B13C16">
        <w:t xml:space="preserve"> reported that vaccinating 60% of the dog population should be sufficient to prevent coverage declines to below the critical threshold, with only very few and small outbreaks ever observed in areas with coverage of 60% or more. A previous study in northwest Tanzania attained a coverage of 64% which resulted in significant reductions of the incidence of rabies in both humans and dogs </w:t>
      </w:r>
      <w:r w:rsidRPr="00B13C16">
        <w:fldChar w:fldCharType="begin"/>
      </w:r>
      <w:r w:rsidRPr="00B13C16">
        <w:instrText xml:space="preserve"> ADDIN ZOTERO_ITEM CSL_CITATION {"citationID":"qyMsfnph","properties":{"formattedCitation":"[4]","plainCitation":"[4]","noteIndex":0},"citationItems":[{"id":888,"uris":["http://zotero.org/users/4817522/items/5ZJRTKID"],"uri":["http://zotero.org/users/4817522/items/5ZJRTKID"],"itemData":{"id":888,"type":"article-journal","abstract":"Despite the availability of safe and effective rabies vaccines, the incidence of dog rabies has been increasing throughout much of sub-Saharan Africa. Here we describe a vaccination strategy that has resulted in successful control of rabies in a rural dog population of Northwestern Tanzania. From October 1996 to February 2001, four central-point dog vaccination campaigns were conducted in villages within Serengeti District with a mean interval between campaigns of 338, 319 and 456 days. Vaccination coverage of the dog population was estimated from household questionnaires as 64.5, 61.1, 70.6 and 73.7% following each of the four campaigns, respectively. The incidence of dog rabies declined significantly in Serengeti District falling by 70% after the first campaign and by 97% after the second campaign. Over the same period, the incidence of dog rabies did not differ significantly in unvaccinated control villages of Musoma District. The incidence of human bite injuries from suspected rabid dogs declined significantly in Serengeti District after dog vaccination but not in adjacent unvaccinated districts. Vaccination of 60–70% of dogs has been sufficient to control dog rabies in this area and to significantly reduce demand for human post-exposure rabies treatment. Dog-bite injuries can provide a valuable and accessible source of data for surveillance in countries where case incidence data are difficult to obtain.","container-title":"Vaccine","DOI":"10.1016/S0264-410X(02)00778-8","ISSN":"0264-410X","issue":"17","journalAbbreviation":"Vaccine","page":"1965-1973","title":"A dog rabies vaccination campaign in rural Africa: impact on the incidence of dog rabies and human dog-bite injuries","URL":"http://www.sciencedirect.com/science/article/pii/S0264410X02007788","volume":"21","author":[{"family":"Cleaveland","given":"S"},{"family":"Kaare","given":"M"},{"family":"Tiringa","given":"P"},{"family":"Mlengeya","given":"T"},{"family":"Barrat","given":"J"}],"issued":{"date-parts":[["2003",5,16]]}}}],"schema":"https://github.com/citation-style-language/schema/raw/master/csl-citation.json"} </w:instrText>
      </w:r>
      <w:r w:rsidRPr="00B13C16">
        <w:fldChar w:fldCharType="separate"/>
      </w:r>
      <w:r w:rsidR="002D1989">
        <w:t>[4]</w:t>
      </w:r>
      <w:r w:rsidRPr="00B13C16">
        <w:fldChar w:fldCharType="end"/>
      </w:r>
      <w:r w:rsidRPr="00B13C16">
        <w:t xml:space="preserve">. Indeed, 70% coverage is recommended by WHO for campaigns conducted annually.  In our study, the overall coverage in </w:t>
      </w:r>
      <w:del w:id="331" w:author="Ahmed Lugelo" w:date="2022-03-14T00:09:00Z">
        <w:r w:rsidRPr="00B13C16" w:rsidDel="00CF6B88">
          <w:delText>decentralised continuous vaccination</w:delText>
        </w:r>
      </w:del>
      <w:ins w:id="332" w:author="Ahmed Lugelo" w:date="2022-03-14T00:09:00Z">
        <w:r w:rsidR="00CF6B88">
          <w:t>DCV</w:t>
        </w:r>
      </w:ins>
      <w:r w:rsidRPr="00B13C16">
        <w:t xml:space="preserve"> was slightly lower than the WHO recommendation, however it remained well above the lower critical bound of 55% </w:t>
      </w:r>
      <w:r w:rsidR="00474FC2">
        <w:fldChar w:fldCharType="begin"/>
      </w:r>
      <w:r w:rsidR="00474FC2">
        <w:instrText xml:space="preserve"> ADDIN ZOTERO_ITEM CSL_CITATION {"citationID":"WlHd6Lx2","properties":{"formattedCitation":"[16]","plainCitation":"[16]","noteIndex":0},"citationItems":[{"id":1373,"uris":["http://zotero.org/users/4817522/items/YADXC8KM"],"uri":["http://zotero.org/users/4817522/items/YADXC8KM"],"itemData":{"id":1373,"type":"article-journal","abstract":"WHO recommends that 70% of dogs in a population should be immunized to eliminate or prevent outbreaks of rabies. This critical percentage (pc) has been established empirically from observations on the relationship between vaccination coverage and rabies incidence in dog populations around the world. Here, by contrast, we estimate pc by using epidemic theory, together with data available from four outbreaks in urban and rural areas of the USA, Mexico, Malaysia and Indonesia. From the rate of increase of cases at the beginning of these epidemics, we obtain estimates of the basic case reproduction number of infection, R0, in the range 1.62–2.33, implying that pc lies between 39% and 57%. The errors attached to these estimates of pc suggest that the recommended coverage of 70% would prevent a major outbreak of rabies on no fewer than 96.5% of occasions.","container-title":"Vaccine","DOI":"10.1016/0264-410X(95)00197-9","ISSN":"0264-410X","issue":"3","journalAbbreviation":"Vaccine","page":"185-186","title":"Immunization coverage required to prevent outbreaks of dog rabies","URL":"https://www.sciencedirect.com/science/article/pii/0264410X95001979","volume":"14","author":[{"family":"Coleman","given":"Paul G."},{"family":"Dye","given":"Christopher"}],"issued":{"date-parts":[["1996",2,1]]}}}],"schema":"https://github.com/citation-style-language/schema/raw/master/csl-citation.json"} </w:instrText>
      </w:r>
      <w:r w:rsidR="00474FC2">
        <w:fldChar w:fldCharType="separate"/>
      </w:r>
      <w:r w:rsidR="00474FC2">
        <w:rPr>
          <w:noProof/>
        </w:rPr>
        <w:t>[16]</w:t>
      </w:r>
      <w:r w:rsidR="00474FC2">
        <w:fldChar w:fldCharType="end"/>
      </w:r>
      <w:r w:rsidRPr="00B13C16">
        <w:t xml:space="preserve"> between the two time points at which coverage was measured (months 1 and 11). </w:t>
      </w:r>
    </w:p>
    <w:p w14:paraId="720E9790" w14:textId="3F83725B" w:rsidR="00FA4323" w:rsidRPr="00B13C16" w:rsidRDefault="00FA4323" w:rsidP="007475B6">
      <w:pPr>
        <w:pStyle w:val="MDPI31text"/>
      </w:pPr>
      <w:r w:rsidRPr="00B13C16">
        <w:t xml:space="preserve">Vaccination coverage is frequently assessed at only one timepoint, usually within a few days of campaigns, however herd immunity wanes over time due to population turnover </w:t>
      </w:r>
      <w:r w:rsidRPr="00B13C16">
        <w:fldChar w:fldCharType="begin"/>
      </w:r>
      <w:r w:rsidR="00664643">
        <w:instrText xml:space="preserve"> ADDIN ZOTERO_ITEM CSL_CITATION {"citationID":"Lbs3sIEk","properties":{"formattedCitation":"[19,40,41]","plainCitation":"[19,40,41]","noteIndex":0},"citationItems":[{"id":69,"uris":["http://zotero.org/users/4817522/items/7BGTP7FC"],"uri":["http://zotero.org/users/4817522/items/7BGTP7FC"],"itemData":{"id":69,"type":"article-journal","container-title":"Epidemiology and Infection","DOI":"10.1017/s0950268802006957","ISSN":"0950-2688 1469-4409","issue":"01","title":"Comparison of vaccination strategies for the control of dog rabies in Machakos District, Kenya","volume":"129","author":[{"family":"Kitala","given":"P. M."},{"family":"McDermott","given":"J. J."},{"family":"Coleman","given":"P. G."},{"family":"Dye","given":"C."}],"issued":{"date-parts":[["2002"]]}}},{"id":87,"uris":["http://zotero.org/users/4817522/items/ZR8CJPR9"],"uri":["http://zotero.org/users/4817522/items/ZR8CJPR9"],"itemData":{"id":87,"type":"article-journal","abstract":"BACKGROUND: Canine rabies is one of the most important and feared zoonotic diseases in the world. In some regions rabies elimination is being successfully coordinated, whereas in others rabies is endemic and continues to spread to uninfected areas. As epidemics emerge, both accepted and contentious control methods are used, as questions remain over the most effective strategy to eliminate rabies. The Indonesian island of Bali was rabies-free until 2008 when an epidemic in domestic dogs began, resulting in the deaths of over 100 people. Here we analyze data from the epidemic and compare the effectiveness of control methods at eliminating rabies. METHODOLOGY/PRINCIPAL FINDINGS: Using data from Bali, we estimated the basic reproductive number, R(0), of rabies in dogs, to be ~1 . 2, almost identical to that obtained in ten-fold less dense dog populations and suggesting rabies will not be effectively controlled by reducing dog density. We then developed a model to compare options for mass dog vaccination. Comprehensive high coverage was the single most important factor for achieving elimination, with omission of even small areas (&lt;0.5% of the dog population) jeopardizing success. Parameterizing the model with data from the 2010 and 2011 vaccination campaigns, we show that a comprehensive high coverage campaign in 2012 would likely result in elimination, saving ~550 human lives and ~$15 million in prophylaxis costs over the next ten years. CONCLUSIONS/SIGNIFICANCE: The elimination of rabies from Bali will not be achieved through achievable reductions in dog density. To ensure elimination, concerted high coverage, repeated, mass dog vaccination campaigns are necessary and the cooperation of all regions of the island is critical. Momentum is building towards development of a strategy for the global elimination of canine rabies, and this study offers valuable new insights about the dynamics and control of this disease, with immediate practical relevance.","container-title":"PLoS Negl Trop Dis","DOI":"10.1371/journal.pntd.0002372","ISSN":"1935-2735 (ELECTRONIC) 1935-2727 (LINKING)","issue":"8","note":"PMCID: PMC3749988","page":"e2372","title":"Designing programs for eliminating canine rabies from islands: Bali, Indonesia as a case study","volume":"7","author":[{"family":"Townsend","given":"S. E."},{"family":"Sumantra","given":"I. P."},{"literal":"Pudjiatmoko"},{"family":"Bagus","given":"G. N."},{"family":"Brum","given":"E."},{"family":"Cleaveland","given":"S."},{"family":"Crafter","given":"S."},{"family":"Dewi","given":"A. P."},{"family":"Dharma","given":"D. M."},{"family":"Dushoff","given":"J."},{"family":"Girardi","given":"J."},{"family":"Gunata","given":"I. K."},{"family":"Hiby","given":"E. F."},{"family":"Kalalo","given":"C."},{"family":"Knobel","given":"D. L."},{"family":"Mardiana","given":"I. W."},{"family":"Putra","given":"A. A."},{"family":"Schoonman","given":"L."},{"family":"Scott-Orr","given":"H."},{"family":"Shand","given":"M."},{"family":"Sukanadi","given":"I. W."},{"family":"Suseno","given":"P. P."},{"family":"Haydon","given":"D. T."},{"family":"Hampson","given":"K."}],"issued":{"date-parts":[["2013"]]}}},{"id":1165,"uris":["http://zotero.org/users/4817522/items/KFITKUCT"],"uri":["http://zotero.org/users/4817522/items/KFITKUCT"],"itemData":{"id":1165,"type":"article-journal","container-title":"Veterinary Record","DOI":"10.1136/vr.147.16.442","ISSN":"0042-4900","issue":"16","journalAbbreviation":"Veterinary Record","note":"publisher: Wiley Online Library","page":"442-446","title":"Demography and dog‐human relationships of the dog population in Zimbabwean communal lands","volume":"147","author":[{"family":"Butler","given":"JRA"},{"family":"Bingham","given":"J"}],"issued":{"date-parts":[["2000"]]}}}],"schema":"https://github.com/citation-style-language/schema/raw/master/csl-citation.json"} </w:instrText>
      </w:r>
      <w:r w:rsidRPr="00B13C16">
        <w:fldChar w:fldCharType="separate"/>
      </w:r>
      <w:r w:rsidR="00664643">
        <w:t>[19,40,41]</w:t>
      </w:r>
      <w:r w:rsidRPr="00B13C16">
        <w:fldChar w:fldCharType="end"/>
      </w:r>
      <w:r w:rsidRPr="00B13C16">
        <w:t xml:space="preserve">. Thus, high birth and death rates may result in declines in coverage even if the campaign attains high initial coverage </w:t>
      </w:r>
      <w:r w:rsidRPr="00B13C16">
        <w:fldChar w:fldCharType="begin"/>
      </w:r>
      <w:r w:rsidR="003F1621">
        <w:instrText xml:space="preserve"> ADDIN ZOTERO_ITEM CSL_CITATION {"citationID":"5aIBHsiC","properties":{"formattedCitation":"[9,12,18]","plainCitation":"[9,12,18]","noteIndex":0},"citationItems":[{"id":1166,"uris":["http://zotero.org/users/4817522/items/28DY5ZB3"],"uri":["http://zotero.org/users/4817522/items/28DY5ZB3"],"itemData":{"id":1166,"type":"article-journal","container-title":"BMC veterinary research","DOI":"10.1186/1746-6148-8-236","ISSN":"1746-6148","issue":"1","journalAbbreviation":"BMC veterinary research","note":"publisher: BioMed Central","page":"1-10","title":"Domestic dog demographic structure and dynamics relevant to rabies control planning in urban areas in Africa: the case of Iringa, Tanzania","volume":"8","author":[{"family":"Gsell","given":"Alena S"},{"family":"Knobel","given":"Darryn L"},{"family":"Cleaveland","given":"Sarah"},{"family":"Kazwala","given":"Rudovick R"},{"family":"Vounatsou","given":"Penelope"},{"family":"Zinsstag","given":"Jakob"}],"issued":{"date-parts":[["2012"]]}}},{"id":1167,"uris":["http://zotero.org/users/4817522/items/4DE4L5N6"],"uri":["http://zotero.org/users/4817522/items/4DE4L5N6"],"itemData":{"id":1167,"type":"article-journal","container-title":"Journal of Applied Ecology","DOI":"10.1111/1365-2664.12279","ISSN":"0021-8901","issue":"4","journalAbbreviation":"Journal of Applied Ecology","note":"publisher: Wiley Online Library","page":"1096-1106","title":"The demography of free‐roaming dog populations and applications to disease and population control","volume":"51","author":[{"family":"Morters","given":"Michelle K"},{"family":"McKinley","given":"Trevelyan J"},{"family":"Restif","given":"Olivier"},{"family":"Conlan","given":"Andrew JK"},{"family":"Cleaveland","given":"Sarah"},{"family":"Hampson","given":"Katie"},{"family":"Whay","given":"Helen R"},{"family":"Damriyasa","given":"I Made"},{"family":"Wood","given":"James LN"}],"issued":{"date-parts":[["2014"]]}}},{"id":1168,"uris":["http://zotero.org/users/4817522/items/7UX79GCI"],"uri":["http://zotero.org/users/4817522/items/7UX79GCI"],"itemData":{"id":1168,"type":"article-journal","container-title":"PLoS Negl Trop Dis","DOI":"10.1371/journal.pntd.0004177","ISSN":"1935-2735","issue":"11","journalAbbreviation":"PLoS Negl Trop Dis","note":"publisher: Public Library of Science","page":"e0004177","title":"Population dynamics of owned, free-roaming dogs: implications for rabies control","volume":"9","author":[{"family":"Conan","given":"Anne"},{"family":"Akerele","given":"Oluyemisi"},{"family":"Simpson","given":"Greg"},{"family":"Reininghaus","given":"Bjorn"},{"family":"Rooyen","given":"Jacques","non-dropping-particle":"van"},{"family":"Knobel","given":"Darryn"}],"issued":{"date-parts":[["2015"]]}}}],"schema":"https://github.com/citation-style-language/schema/raw/master/csl-citation.json"} </w:instrText>
      </w:r>
      <w:r w:rsidRPr="00B13C16">
        <w:fldChar w:fldCharType="separate"/>
      </w:r>
      <w:r w:rsidR="003F1621">
        <w:t>[9,12,18]</w:t>
      </w:r>
      <w:r w:rsidRPr="00B13C16">
        <w:fldChar w:fldCharType="end"/>
      </w:r>
      <w:r w:rsidRPr="00B13C16">
        <w:t xml:space="preserve">. One way to maintain effective vaccination coverage is to ensure vaccination services are provided free of charge and continuously as the need arise. Continuous vaccination as applied in this study helped to stabilize the coverage at relatively constant levels throughout the study period, with 4237 dogs (28.40%) vaccinated via follow up campaigns conducted in the </w:t>
      </w:r>
      <w:del w:id="333" w:author="Ahmed Lugelo" w:date="2022-03-14T00:10:00Z">
        <w:r w:rsidRPr="00B13C16" w:rsidDel="00CF6B88">
          <w:delText>decentralised continuous vaccination</w:delText>
        </w:r>
      </w:del>
      <w:ins w:id="334" w:author="Ahmed Lugelo" w:date="2022-03-14T00:10:00Z">
        <w:r w:rsidR="00CF6B88">
          <w:t>DCV</w:t>
        </w:r>
      </w:ins>
      <w:r w:rsidRPr="00B13C16">
        <w:t>, however the declines in coverage between timepoints generally appeared to be less that expectations.</w:t>
      </w:r>
    </w:p>
    <w:p w14:paraId="13673A69" w14:textId="69C3479A" w:rsidR="00FA4323" w:rsidRPr="00B13C16" w:rsidRDefault="00FA4323" w:rsidP="007475B6">
      <w:pPr>
        <w:pStyle w:val="MDPI31text"/>
      </w:pPr>
      <w:r w:rsidRPr="00B13C16">
        <w:t xml:space="preserve">The combination of central point vaccination clinics and house-to-house strategies have proven to be effective for achieving 70% coverage across a variety of dog populations </w:t>
      </w:r>
      <w:r w:rsidRPr="00B13C16">
        <w:fldChar w:fldCharType="begin"/>
      </w:r>
      <w:r w:rsidR="00664643">
        <w:instrText xml:space="preserve"> ADDIN ZOTERO_ITEM CSL_CITATION {"citationID":"UzyIqADO","properties":{"formattedCitation":"[20,42,43]","plainCitation":"[20,42,43]","noteIndex":0},"citationItems":[{"id":"9r2bZPhi/SradqBt0","uris":["http://zotero.org/users/4817522/items/YMT3F5ML"],"uri":["http://zotero.org/users/4817522/items/YMT3F5ML"],"itemData":{"id":324,"type":"article-journal","container-title":"Vaccine","ISSN":"0264-410X","issue":"1","journalAbbreviation":"Vaccine","page":"152-160","title":"Rabies control in rural Africa: evaluating strategies for effective domestic dog vaccination","volume":"27","author":[{"family":"Kaare","given":"M."},{"family":"Lembo","given":"T."},{"family":"Hampson","given":"K."},{"family":"Ernest","given":"E."},{"family":"Estes","given":"A."},{"family":"Mentzel","given":"C."},{"family":"Cleaveland","given":"S."}],"issued":{"date-parts":[["2009"]]}}},{"id":424,"uris":["http://zotero.org/users/4817522/items/VNZ9A7N2"],"uri":["http://zotero.org/users/4817522/items/VNZ9A7N2"],"itemData":{"id":424,"type":"article-journal","container-title":"PLoS neglected tropical diseases","DOI":"10.1371/journal.pntd.0004824","ISSN":"1935-2735","issue":"7","title":"The Vaccination of 35,000 Dogs in 20 Working Days Using Combined Static Point and Door-to-Door Methods in Blantyre, Malawi","volume":"10","author":[{"family":"Gibson","given":"Andrew D."},{"family":"Handel","given":"Ian G."},{"family":"Shervell","given":"Kate"},{"family":"Roux","given":"Tarryn"},{"family":"Mayer","given":"Dagmar"},{"family":"Muyila","given":"Stanford"},{"family":"Maruwo","given":"Golden B."},{"family":"Nkhulungo","given":"Edwin M. S."},{"family":"Foster","given":"Rachel A."},{"family":"Chikungwa","given":"Patrick"},{"family":"Chimera","given":"Bernard"},{"family":"Bronsvoort","given":"Barend M.","dropping-particle":"deC"},{"family":"Mellanby","given":"Richard J."},{"family":"Gamble","given":"Luke"}],"issued":{"date-parts":[["2016"]]}}},{"id":1174,"uris":["http://zotero.org/users/4817522/items/CFVQJ9WF"],"uri":["http://zotero.org/users/4817522/items/CFVQJ9WF"],"itemData":{"id":1174,"type":"article-journal","container-title":"Frontiers in Veterinary Science","DOI":"10.3389/fvets.2017.00109","ISSN":"2297-1769","journalAbbreviation":"Frontiers in Veterinary Science","note":"publisher: Frontiers","page":"109","title":"The role of dog population management in rabies elimination—a review of current approaches and future opportunities","volume":"4","author":[{"family":"Taylor","given":"Louise H"},{"family":"Wallace","given":"Ryan M"},{"family":"Balaram","given":"Deepashree"},{"family":"Lindenmayer","given":"Joann M"},{"family":"Eckery","given":"Douglas C"},{"family":"Mutonono-Watkiss","given":"Beryl"},{"family":"Parravani","given":"Ellie"},{"family":"Nel","given":"Louis H"}],"issued":{"date-parts":[["2017"]]}}}],"schema":"https://github.com/citation-style-language/schema/raw/master/csl-citation.json"} </w:instrText>
      </w:r>
      <w:r w:rsidRPr="00B13C16">
        <w:fldChar w:fldCharType="separate"/>
      </w:r>
      <w:r w:rsidR="00664643">
        <w:t>[20,42,43]</w:t>
      </w:r>
      <w:r w:rsidRPr="00B13C16">
        <w:fldChar w:fldCharType="end"/>
      </w:r>
      <w:r w:rsidRPr="00B13C16">
        <w:t xml:space="preserve">. For example, </w:t>
      </w:r>
      <w:proofErr w:type="spellStart"/>
      <w:r w:rsidRPr="00B13C16">
        <w:t>Morters</w:t>
      </w:r>
      <w:proofErr w:type="spellEnd"/>
      <w:r w:rsidRPr="00B13C16">
        <w:t xml:space="preserve"> e</w:t>
      </w:r>
      <w:r w:rsidRPr="00B13C16">
        <w:rPr>
          <w:i/>
          <w:iCs/>
        </w:rPr>
        <w:t>t al.</w:t>
      </w:r>
      <w:r w:rsidRPr="00B13C16">
        <w:t xml:space="preserve"> </w:t>
      </w:r>
      <w:r w:rsidRPr="00B13C16">
        <w:fldChar w:fldCharType="begin"/>
      </w:r>
      <w:r w:rsidR="00664643">
        <w:instrText xml:space="preserve"> ADDIN ZOTERO_ITEM CSL_CITATION {"citationID":"1kSzcces","properties":{"formattedCitation":"[44]","plainCitation":"[44]","noteIndex":0},"citationItems":[{"id":1138,"uris":["http://zotero.org/users/4817522/items/542RPNDH"],"uri":["http://zotero.org/users/4817522/items/542RPNDH"],"itemData":{"id":1138,"type":"article-journal","container-title":"PLoS Negl Trop Dis","DOI":"10.1371/journal.pntd.0003160","ISSN":"1935-2735","issue":"11","journalAbbreviation":"PLoS Negl Trop Dis","note":"publisher: Public Library of Science","page":"e3160","title":"Achieving population-level immunity to rabies in free-roaming dogs in Africa and Asia","volume":"8","author":[{"family":"Morters","given":"Michelle K"},{"family":"McKinley","given":"Trevelyan J"},{"family":"Horton","given":"Daniel L"},{"family":"Cleaveland","given":"Sarah"},{"family":"Schoeman","given":"Johan P"},{"family":"Restif","given":"Olivier"},{"family":"Whay","given":"Helen R"},{"family":"Goddard","given":"Amelia"},{"family":"Fooks","given":"Anthony R"},{"family":"Damriyasa","given":"I Made"}],"issued":{"date-parts":[["2014"]]}}}],"schema":"https://github.com/citation-style-language/schema/raw/master/csl-citation.json"} </w:instrText>
      </w:r>
      <w:r w:rsidRPr="00B13C16">
        <w:fldChar w:fldCharType="separate"/>
      </w:r>
      <w:r w:rsidR="00664643">
        <w:t>[44]</w:t>
      </w:r>
      <w:r w:rsidRPr="00B13C16">
        <w:fldChar w:fldCharType="end"/>
      </w:r>
      <w:r w:rsidRPr="00B13C16">
        <w:t xml:space="preserve"> reported a coverage of up to 82% through house-to-house visits and Gibson et al</w:t>
      </w:r>
      <w:ins w:id="335" w:author="Ahmed Lugelo" w:date="2022-03-12T20:53:00Z">
        <w:r w:rsidR="00273815">
          <w:t>.</w:t>
        </w:r>
      </w:ins>
      <w:r w:rsidRPr="00B13C16">
        <w:t xml:space="preserve"> report 33.43% vaccinated through door-to-door </w:t>
      </w:r>
      <w:r w:rsidRPr="00B13C16">
        <w:fldChar w:fldCharType="begin"/>
      </w:r>
      <w:r w:rsidR="00664643">
        <w:instrText xml:space="preserve"> ADDIN ZOTERO_ITEM CSL_CITATION {"citationID":"e9wLBQXL","properties":{"formattedCitation":"[42]","plainCitation":"[42]","noteIndex":0},"citationItems":[{"id":424,"uris":["http://zotero.org/users/4817522/items/VNZ9A7N2"],"uri":["http://zotero.org/users/4817522/items/VNZ9A7N2"],"itemData":{"id":424,"type":"article-journal","container-title":"PLoS neglected tropical diseases","DOI":"10.1371/journal.pntd.0004824","ISSN":"1935-2735","issue":"7","title":"The Vaccination of 35,000 Dogs in 20 Working Days Using Combined Static Point and Door-to-Door Methods in Blantyre, Malawi","volume":"10","author":[{"family":"Gibson","given":"Andrew D."},{"family":"Handel","given":"Ian G."},{"family":"Shervell","given":"Kate"},{"family":"Roux","given":"Tarryn"},{"family":"Mayer","given":"Dagmar"},{"family":"Muyila","given":"Stanford"},{"family":"Maruwo","given":"Golden B."},{"family":"Nkhulungo","given":"Edwin M. S."},{"family":"Foster","given":"Rachel A."},{"family":"Chikungwa","given":"Patrick"},{"family":"Chimera","given":"Bernard"},{"family":"Bronsvoort","given":"Barend M.","dropping-particle":"deC"},{"family":"Mellanby","given":"Richard J."},{"family":"Gamble","given":"Luke"}],"issued":{"date-parts":[["2016"]]}}}],"schema":"https://github.com/citation-style-language/schema/raw/master/csl-citation.json"} </w:instrText>
      </w:r>
      <w:r w:rsidRPr="00B13C16">
        <w:fldChar w:fldCharType="separate"/>
      </w:r>
      <w:r w:rsidR="00664643">
        <w:t>[42]</w:t>
      </w:r>
      <w:r w:rsidRPr="00B13C16">
        <w:fldChar w:fldCharType="end"/>
      </w:r>
      <w:r w:rsidRPr="00B13C16">
        <w:t xml:space="preserve">. In our study, only 2.74% and 2.09% dogs were vaccinated using house-to-house and on-demand respectively, with 95% of dogs vaccinated at central point clinics. There are several possible reasons to explain this from the perspective of supply (service providers) and demand (community). The household surveys revealed that most respondents were not aware of the availability of house-to-house and on-demand services, while some owners feared that calling a RC to vaccinate their dogs would incur a charge. During follow up campaigns the RCs and OHCs were instructed to vaccinate dogs using any method they considered the best, however in practice they might have preferred central point clinics because they are logistically more simple and less </w:t>
      </w:r>
      <w:proofErr w:type="spellStart"/>
      <w:r w:rsidRPr="00B13C16">
        <w:t>labour</w:t>
      </w:r>
      <w:proofErr w:type="spellEnd"/>
      <w:r w:rsidRPr="00B13C16">
        <w:t xml:space="preserve"> intensive compared to house-to-house and on-demand </w:t>
      </w:r>
      <w:r w:rsidRPr="00B13C16">
        <w:fldChar w:fldCharType="begin"/>
      </w:r>
      <w:r w:rsidR="00664643">
        <w:instrText xml:space="preserve"> ADDIN ZOTERO_ITEM CSL_CITATION {"citationID":"bTKcAsah","properties":{"formattedCitation":"[22,45]","plainCitation":"[22,45]","noteIndex":0},"citationItems":[{"id":1153,"uris":["http://zotero.org/users/4817522/items/YLSQJM46"],"uri":["http://zotero.org/users/4817522/items/YLSQJM46"],"itemData":{"id":1153,"type":"article-journal","container-title":"Transboundary and emerging diseases","DOI":"10.1111/tbed.13622","ISSN":"1865-1674","issue":"6","journalAbbreviation":"Transboundary and emerging diseases","note":"publisher: Wiley Online Library","page":"2679-2691","title":"Barriers to attendance of canine rabies vaccination campaigns in Haiti, 2017","volume":"67","author":[{"family":"Barbosa Costa","given":"Galileu"},{"family":"Ludder","given":"Fleurinord"},{"family":"Monroe","given":"Benjamin"},{"family":"Dilius","given":"Pierre"},{"family":"Crowdis","given":"Kelly"},{"family":"Blanton","given":"Jesse D"},{"family":"Pieracci","given":"Emily G"},{"family":"Head","given":"Jennifer R"},{"family":"Gibson","given":"Andrew D"},{"family":"Wallace","given":"Ryan M"}],"issued":{"date-parts":[["2020"]]}}},{"id":20,"uris":["http://zotero.org/users/4817522/items/U3ZF3Z6J"],"uri":["http://zotero.org/users/4817522/items/U3ZF3Z6J"],"itemData":{"id":20,"type":"article-journal","abstract":"Rabies is a devastating yet preventable disease that causes around 59,000 human deaths annually. Almost all human rabies cases are caused by bites from rabies-infected dogs. A large proportion of these cases occur in Sub Saharan Africa (SSA). Annual vaccination of at least 70% of the dog population is recommended by the World Health Organisation in order to eliminate rabies. However, achieving such high vaccination coverage has proven challenging, especially in low resource settings. Despite being logistically and economically more feasible than door-to-door approaches, static point (SP) vaccination campaigns often suffer from low attendance and therefore result in low vaccination coverage. Here, we investigated the barriers to attendance at SP offering free rabies vaccinations for dogs in Blantyre, Malawi. We analysed data for 22,924 dogs from a city-wide vaccination campaign in combination with GIS and household questionnaire data using multivariable logistic regression and distance estimation techniques. We found that distance plays a crucial role in SP attendance (i.e. for every km closer the odds of attending a SP point are 3.3 times higher) and that very few people are willing to travel more than 1.5 km to bring their dog for vaccination. Additionally, we found that dogs from areas with higher proportions of people living in poverty are more likely to be presented for vaccination (ORs 1.58-2.22). Furthermore, puppies (OR 0.26), pregnant or lactating female dogs (OR 0.60) are less likely to be presented for vaccination. Owners also reported that they did not attend an SP because they were not aware of the campaign (27%) or they could not handle their dog (19%). Our findings will inform the design of future rabies vaccination programmes in SSA which may lead to improved vaccination coverage achieved by SP alone.","container-title":"PLoS Negl Trop Dis","DOI":"10.1371/journal.pntd.0006159","ISSN":"1935-2735 (ELECTRONIC) 1935-2727 (LINKING)","issue":"1","note":"PMCID: PMC5783422","page":"e0006159","title":"Barriers of attendance to dog rabies static point vaccination clinics in Blantyre, Malawi","volume":"12","author":[{"family":"Mazeri","given":"S."},{"family":"Gibson","given":"A. D."},{"family":"Meunier","given":"N."},{"family":"Bronsvoort","given":"B. M. D."},{"family":"Handel","given":"I. G."},{"family":"Mellanby","given":"R. J."},{"family":"Gamble","given":"L."}],"issued":{"date-parts":[["2018",1]]}}}],"schema":"https://github.com/citation-style-language/schema/raw/master/csl-citation.json"} </w:instrText>
      </w:r>
      <w:r w:rsidRPr="00B13C16">
        <w:fldChar w:fldCharType="separate"/>
      </w:r>
      <w:r w:rsidR="00664643">
        <w:t>[22,45]</w:t>
      </w:r>
      <w:r w:rsidRPr="00B13C16">
        <w:fldChar w:fldCharType="end"/>
      </w:r>
      <w:r w:rsidRPr="00B13C16">
        <w:t xml:space="preserve">. Also, as government employees RCs have other administrative tasks that might compete with their time to conduct intensive house-to-house and on-demand campaigns. Lack of self-motivation to go out and vaccinate dogs could be another reason to consider </w:t>
      </w:r>
      <w:r w:rsidRPr="00B13C16">
        <w:fldChar w:fldCharType="begin"/>
      </w:r>
      <w:r w:rsidR="00664643">
        <w:instrText xml:space="preserve"> ADDIN ZOTERO_ITEM CSL_CITATION {"citationID":"a1ru4a2on2a","properties":{"formattedCitation":"[46]","plainCitation":"[46]","noteIndex":0},"citationItems":[{"id":890,"uris":["http://zotero.org/users/4817522/items/7PM2CDXM"],"uri":["http://zotero.org/users/4817522/items/7PM2CDXM"],"itemData":{"id":890,"type":"article-journal","abstract":"BACKGROUND: With increased global attention to neglected diseases, there has been a resurgence of interest in eliminating rabies from developing countries through mass dog vaccination. Tanzania recently embarked on an ambitious programme to repeatedly vaccinate dogs in 28 districts. To understand community perceptions and responses to this programme, we conducted an anthropological study exploring the relationships between dogs, society, geography and project implementation in the districts of Kilombero and Ulanga, Southern Tanzania. METHODOLOGY/PRINCIPAL FINDINGS: Over three months in 2012, we combined the use of focus groups, semi-structured interviews, a household questionnaire and a population-based survey. Willingness to participate in vaccination was mediated by fear of rabies, high medical treatment costs and the threat of dog culling, as well as broader notions of social responsibility. However, differences between town, rural and (agro-) pastoralist populations in livelihood patterns and dog ownership impacted coverage in ways that were not well incorporated into project planning. Coverage in six selected villages was estimated at 25%, well below official estimates. A variety of problems with campaign mobilisation, timing, the location of central points, equipment and staff, and project organisation created barriers to community compliance. Resource-limitations and institutional norms limited the ability for district staff to adapt implementation strategies. CONCLUSIONS AND SIGNIFICANCE: In the shadows of resource and institutional limitations in the veterinary sector in Africa, top-down interventions for neglected zoonotic diseases likes rabies need to more explicitly engage with project organisation, capacity and community participation. Greater attention to navigating local realities in planning and implementation is essential to ensuring that rabies, and other neglected diseases, are controlled sustainably.","archive":"PubMed","archive_location":"24945697","container-title":"PLoS neglected tropical diseases","DOI":"10.1371/journal.pntd.0002935","ISSN":"1935-2735","issue":"6","journalAbbreviation":"PLoS Negl Trop Dis","language":"eng","page":"e2935-e2935","title":"Eliminating rabies in Tanzania? Local understandings and responses to mass dog vaccination in Kilombero and Ulanga districts","URL":"https://www.ncbi.nlm.nih.gov/pubmed/24945697","volume":"8","author":[{"family":"Bardosh","given":"Kevin"},{"family":"Sambo","given":"Maganga"},{"family":"Sikana","given":"Lwitiko"},{"family":"Hampson","given":"Katie"},{"family":"Welburn","given":"Susan C"}],"issued":{"date-parts":[["2014",6,19]]}}}],"schema":"https://github.com/citation-style-language/schema/raw/master/csl-citation.json"} </w:instrText>
      </w:r>
      <w:r w:rsidRPr="00B13C16">
        <w:fldChar w:fldCharType="separate"/>
      </w:r>
      <w:r w:rsidR="00664643">
        <w:t>[46]</w:t>
      </w:r>
      <w:r w:rsidRPr="00B13C16">
        <w:fldChar w:fldCharType="end"/>
      </w:r>
      <w:r w:rsidRPr="00B13C16">
        <w:t xml:space="preserve">. </w:t>
      </w:r>
    </w:p>
    <w:p w14:paraId="6804BD93" w14:textId="3F8C97DB" w:rsidR="00FA4323" w:rsidRPr="00B13C16" w:rsidRDefault="00FA4323" w:rsidP="007475B6">
      <w:pPr>
        <w:pStyle w:val="MDPI31text"/>
      </w:pPr>
      <w:r w:rsidRPr="00B13C16">
        <w:t xml:space="preserve">Data from this study suggested that owner recall tended to overestimate coverage at the ward level, particularly under </w:t>
      </w:r>
      <w:del w:id="336" w:author="Ahmed Lugelo" w:date="2022-03-14T00:11:00Z">
        <w:r w:rsidRPr="00B13C16" w:rsidDel="0076706F">
          <w:delText>pulse vaccination</w:delText>
        </w:r>
      </w:del>
      <w:ins w:id="337" w:author="Ahmed Lugelo" w:date="2022-03-14T00:11:00Z">
        <w:r w:rsidR="0076706F">
          <w:t>CPV</w:t>
        </w:r>
      </w:ins>
      <w:r w:rsidRPr="00B13C16">
        <w:t xml:space="preserve">, while vaccination certificates tend to underestimate coverage. These results agreed with our data on accuracy of assessment at the individual dog level, with owner recall being more sensitive than certification, while both methods had similar specificities. Underestimation by certificates is likely due to poor storage or loss of certificates [8,12,14].  There were also some cases of overestimation </w:t>
      </w:r>
      <w:r w:rsidRPr="00B13C16">
        <w:lastRenderedPageBreak/>
        <w:t xml:space="preserve">through certificates, however, possibly due to presentation of invalid or expired certificates, or certificates being shared between dogs [45].  On average, however, the differences between coverage estimates via these alternative methods and the gold standard microchipping method were relatively small, suggesting that they may all be reliably used as alternative methods to assess coverage. </w:t>
      </w:r>
    </w:p>
    <w:p w14:paraId="5491255D" w14:textId="223F38B4" w:rsidR="00FA4323" w:rsidRPr="00B13C16" w:rsidRDefault="00FA4323" w:rsidP="007475B6">
      <w:pPr>
        <w:pStyle w:val="MDPI31text"/>
      </w:pPr>
      <w:r w:rsidRPr="00B13C16">
        <w:t xml:space="preserve">Lack of awareness regarding vaccination campaigns appears to be a major obstacle for people to vaccinate their dogs. Despite the efforts made to sensitize the community about vaccination campaigns, 22.56% of respondents in the areas receiving </w:t>
      </w:r>
      <w:del w:id="338" w:author="Ahmed Lugelo" w:date="2022-03-14T00:12:00Z">
        <w:r w:rsidRPr="00B13C16" w:rsidDel="0076706F">
          <w:delText>pulse vaccination</w:delText>
        </w:r>
      </w:del>
      <w:ins w:id="339" w:author="Ahmed Lugelo" w:date="2022-03-14T00:12:00Z">
        <w:r w:rsidR="0076706F">
          <w:t>CPV</w:t>
        </w:r>
      </w:ins>
      <w:r w:rsidRPr="00B13C16">
        <w:t xml:space="preserve"> who did not vaccinate their dogs reported being unaware of the campaign as the reason for not participating. L</w:t>
      </w:r>
      <w:ins w:id="340" w:author="Ahmed Lugelo" w:date="2022-03-12T20:42:00Z">
        <w:r w:rsidR="00221EF2">
          <w:t>ack</w:t>
        </w:r>
      </w:ins>
      <w:del w:id="341" w:author="Ahmed Lugelo" w:date="2022-03-12T20:42:00Z">
        <w:r w:rsidRPr="00B13C16" w:rsidDel="00221EF2">
          <w:delText>ock</w:delText>
        </w:r>
      </w:del>
      <w:r w:rsidRPr="00B13C16">
        <w:t xml:space="preserve"> of awareness of vaccination campaigns has been mentioned in other studies as a leading reason for failure to attend vaccination clinics </w:t>
      </w:r>
      <w:r w:rsidRPr="00B13C16">
        <w:fldChar w:fldCharType="begin"/>
      </w:r>
      <w:r w:rsidR="00664643">
        <w:instrText xml:space="preserve"> ADDIN ZOTERO_ITEM CSL_CITATION {"citationID":"e2Zvwlgb","properties":{"formattedCitation":"[14,45,47\\uc0\\u8211{}49]","plainCitation":"[14,45,47–49]","noteIndex":0},"citationItems":[{"id":1374,"uris":["http://zotero.org/users/4817522/items/S4D2FRQ3"],"uri":["http://zotero.org/users/4817522/items/S4D2FRQ3"],"itemData":{"id":1374,"type":"article-journal","abstract":"Author Summary It is estimated that 59,000 people die from canine-mediated rabies each year, over 99% in developing countries where rabies is endemic and nearly half of the victims are children. The annual global cost has been estimated at 8.6 billion dollars. Yet with highly effective vaccines and a single species of reservoir host (the domestic dog) rabies is entirely preventable through mass dog vaccination. These disease burden statistics, and the evidence that dog vaccination is highly effective at eliminating human rabies, have led the World Health Organisation (WHO), together with the Food and Agriculture Organization (FAO) and the World Organization for Animal Health (OIE), to unite in their joint commitment to the global elimination of canine rabies. To be successful in this, vaccination campaigns must routinely achieve the 70% coverage levels required for rabies elimination. We used a mass dog rabies vaccination campaign in northern Tanzania to assess the accuracy of methods used for estimating coverage. Additionally we assessed the impact that incentives had on vaccination turn out. Our data showed that, despite under- and over-estimating the coverage respectively, both household questionnaire and mark-re-sight surveys were accurate when compared to a gold-standard method for estimating coverage. Given this tendency to provide a conservative estimate, whilst also providing opportunities for valuable demographic data to be collected, we recommend the household questionnaire survey method. Our data also indicated that the provision of incentives did significantly increase the number of dogs brought for vaccination.","container-title":"PLOS Neglected Tropical Diseases","DOI":"10.1371/journal.pntd.0004221","issue":"12","journalAbbreviation":"PLOS Neglected Tropical Diseases","note":"publisher: Public Library of Science","page":"e0004221","title":"Incentives Increase Participation in Mass Dog Rabies Vaccination Clinics and Methods of Coverage Estimation Are Assessed to Be Accurate","URL":"https://doi.org/10.1371/journal.pntd.0004221","volume":"9","author":[{"family":"Minyoo","given":"Abel B."},{"family":"Steinmetz","given":"Melissa"},{"family":"Czupryna","given":"Anna"},{"family":"Bigambo","given":"Machunde"},{"family":"Mzimbiri","given":"Imam"},{"family":"Powell","given":"George"},{"family":"Gwakisa","given":"Paul"},{"family":"Lankester","given":"Felix"}],"issued":{"date-parts":[["2015",12,3]]}}},{"id":20,"uris":["http://zotero.org/users/4817522/items/U3ZF3Z6J"],"uri":["http://zotero.org/users/4817522/items/U3ZF3Z6J"],"itemData":{"id":20,"type":"article-journal","abstract":"Rabies is a devastating yet preventable disease that causes around 59,000 human deaths annually. Almost all human rabies cases are caused by bites from rabies-infected dogs. A large proportion of these cases occur in Sub Saharan Africa (SSA). Annual vaccination of at least 70% of the dog population is recommended by the World Health Organisation in order to eliminate rabies. However, achieving such high vaccination coverage has proven challenging, especially in low resource settings. Despite being logistically and economically more feasible than door-to-door approaches, static point (SP) vaccination campaigns often suffer from low attendance and therefore result in low vaccination coverage. Here, we investigated the barriers to attendance at SP offering free rabies vaccinations for dogs in Blantyre, Malawi. We analysed data for 22,924 dogs from a city-wide vaccination campaign in combination with GIS and household questionnaire data using multivariable logistic regression and distance estimation techniques. We found that distance plays a crucial role in SP attendance (i.e. for every km closer the odds of attending a SP point are 3.3 times higher) and that very few people are willing to travel more than 1.5 km to bring their dog for vaccination. Additionally, we found that dogs from areas with higher proportions of people living in poverty are more likely to be presented for vaccination (ORs 1.58-2.22). Furthermore, puppies (OR 0.26), pregnant or lactating female dogs (OR 0.60) are less likely to be presented for vaccination. Owners also reported that they did not attend an SP because they were not aware of the campaign (27%) or they could not handle their dog (19%). Our findings will inform the design of future rabies vaccination programmes in SSA which may lead to improved vaccination coverage achieved by SP alone.","container-title":"PLoS Negl Trop Dis","DOI":"10.1371/journal.pntd.0006159","ISSN":"1935-2735 (ELECTRONIC) 1935-2727 (LINKING)","issue":"1","note":"PMCID: PMC5783422","page":"e0006159","title":"Barriers of attendance to dog rabies static point vaccination clinics in Blantyre, Malawi","volume":"12","author":[{"family":"Mazeri","given":"S."},{"family":"Gibson","given":"A. D."},{"family":"Meunier","given":"N."},{"family":"Bronsvoort","given":"B. M. D."},{"family":"Handel","given":"I. G."},{"family":"Mellanby","given":"R. J."},{"family":"Gamble","given":"L."}],"issued":{"date-parts":[["2018",1]]}}},{"id":1159,"uris":["http://zotero.org/users/4817522/items/WHFTNERX"],"uri":["http://zotero.org/users/4817522/items/WHFTNERX"],"itemData":{"id":1159,"type":"article-journal","container-title":"Epidemiology &amp; Infection","DOI":"10.1017/s0950268809002386","ISSN":"1469-4409","issue":"11","journalAbbreviation":"Epidemiology &amp; Infection","note":"publisher: Cambridge University Press","page":"1558-1567","title":"Effectiveness of dog rabies vaccination programmes: comparison of owner-charged and free vaccination campaigns","volume":"137","author":[{"family":"Durr","given":"S"},{"family":"Mindekem","given":"R"},{"family":"Kaninga","given":"Y"},{"family":"Moto","given":"D Doumagoum"},{"family":"Meltzer","given":"MI"},{"family":"Vounatsou","given":"P"},{"family":"Zinsstag","given":"J"}],"issued":{"date-parts":[["2009"]]}}},{"id":244,"uris":["http://zotero.org/users/4817522/items/GT3UDWDY"],"uri":["http://zotero.org/users/4817522/items/GT3UDWDY"],"itemData":{"id":244,"type":"article-journal","abstract":"Canine rabies remains an important public-health problem in Africa. Dog mass vaccination is the recommended method for rabies control and elimination. We report on the first small-scale mass dog vaccination campaign trial in Bamako, Mali. Our objective was to estimate coverage of the vaccination campaign and to quantify determinants of intervention effectiveness. In September 2013, a central point vaccination campaign--free of cost for dog owners--was carried out in 17 posts on three consecutive days within Bamako's Commune 1. Vaccination coverage and the proportion of ownerless dogs were estimated by combining mark-recapture household and transect surveys using Bayesian modeling. The estimated vaccination coverage was 17.6% (95% Credibility Interval, CI: 14.4-22.1%) which is far below the World Health Organization (WHO) recommended vaccination coverage of 70%. The Bayesian estimate for the owned dog population of Commune 1 was 3459 dogs (95% CI: 2786-4131) and the proportion of ownerless dogs was about 8%. The low coverage observed is primarily attributed to low participation by dog owners. Dog owners reported several reasons for not bringing their dogs to the vaccination posts. The most frequently reported reasons for non-attendance were lack of information (25%) and the inability to handle the dog (16%). For 37% of respondents, no clear reason was given for non-vaccination. Despite low coverage, the vaccination campaign in Bamako was relatively easy to implement, both in terms of logistics and organization. Almost half of the participating dog owners brought their pets on the first day of the campaign. Participatory stakeholder processes involving communities and local authorities are needed to identify effective communication channels and locally adapted vaccination strategies, which could include both central-point and door-to-door vaccination.","container-title":"Prev Vet Med","DOI":"10.1016/j.prevetmed.2015.04.007","ISSN":"1873-1716 (ELECTRONIC) 0167-5877 (LINKING)","issue":"2","page":"203-9","title":"Low coverage of central point vaccination against dog rabies in Bamako, Mali","volume":"120","author":[{"family":"Muthiani","given":"Y."},{"family":"Traore","given":"A."},{"family":"Mauti","given":"S."},{"family":"Zinsstag","given":"J."},{"family":"Hattendorf","given":"J."}],"issued":{"date-parts":[["2015",6,15]]}}},{"id":24,"uris":["http://zotero.org/users/4817522/items/89GNJMNG"],"uri":["http://zotero.org/users/4817522/items/89GNJMNG"],"itemData":{"id":24,"type":"article-journal","abstract":"BACKGROUND: Canine rabies was reintroduced to the city of Arequipa, Peru in March 2015. The Ministry of Health has conducted a series of mass dog vaccination campaigns to contain the outbreak, but canine rabies virus transmission continues in Arequipa's complex urban environment, putting the city's 1 million inhabitants at risk of infection. The proximate driver of canine rabies in Arequipa is low dog vaccination coverage. Our objectives were to qualitatively assess barriers to and facilitators of rabies vaccination during mass campaigns, and to explore strategies to increase participation in future efforts. METHODOLOGY/PRINCIPAL FINDINGS: We conducted 8 focus groups (FG) in urban and peri-urban communities of Mariano Melgar district; each FG included both sexes, and campaign participants and non-participants. All FG were transcribed and then coded independently by two coders. Results were summarized using the Social Ecological Model. At the individual level, participants described not knowing enough about rabies and vaccination campaigns, mistrusting the campaign, and being unable to handle their dogs, particularly in peri-urban vs. urban areas. At the interpersonal level, we detected some social pressure to vaccinate dogs, as well as some disparaging of those who invest time and money in pet dogs. At the organizational level, participants found the campaign information to be insufficient and ill-timed, and campaign locations and personnel inadequate. At the community level, the influence of landscape and topography on accessibility to vaccination points was reported differently between participants from the urban and peri-urban areas. Poor security and impermanent housing materials in the peri-urban areas also drives higher prevalence of guard dog ownership for home protection; these dogs usually roam freely on the streets and are more difficult to handle and bring to the vaccination points. CONCLUSIONS: A well-designed communication campaign could improve knowledge about canine rabies. Timely messages on where and when vaccination is occurring could increase dog owners' perception of their own ability to bring their dogs to the vaccination points and be part of the campaign. Small changes in the implementation of the campaign at the vaccination points could increase the public's trust and motivation. Location of vaccination points should take into account landscape and community concerns.","container-title":"PLoS Negl Trop Dis","DOI":"10.1371/journal.pntd.0005460","ISSN":"1935-2735 (ELECTRONIC) 1935-2727 (LINKING)","issue":"3","note":"PMCID: PMC5371379","page":"e0005460","title":"Barriers to dog rabies vaccination during an urban rabies outbreak: Qualitative findings from Arequipa, Peru","volume":"11","author":[{"family":"Castillo-Neyra","given":"R."},{"family":"Brown","given":"J."},{"family":"Borrini","given":"K."},{"family":"Arevalo","given":"C."},{"family":"Levy","given":"M. Z."},{"family":"Buttenheim","given":"A."},{"family":"Hunter","given":"G. C."},{"family":"Becerra","given":"V."},{"family":"Behrman","given":"J."},{"family":"Paz-Soldan","given":"V. A."}],"issued":{"date-parts":[["2017",3]]}}}],"schema":"https://github.com/citation-style-language/schema/raw/master/csl-citation.json"} </w:instrText>
      </w:r>
      <w:r w:rsidRPr="00B13C16">
        <w:fldChar w:fldCharType="separate"/>
      </w:r>
      <w:r w:rsidR="00664643" w:rsidRPr="00664643">
        <w:rPr>
          <w:lang w:val="en-GB"/>
        </w:rPr>
        <w:t>[14,45,47–49]</w:t>
      </w:r>
      <w:r w:rsidRPr="00B13C16">
        <w:fldChar w:fldCharType="end"/>
      </w:r>
      <w:r w:rsidRPr="00B13C16">
        <w:t xml:space="preserve">. In contrast, only 1.83% of people who received </w:t>
      </w:r>
      <w:del w:id="342" w:author="Ahmed Lugelo" w:date="2022-03-14T00:13:00Z">
        <w:r w:rsidRPr="00B13C16" w:rsidDel="0076706F">
          <w:delText>decentralised continuous vaccination</w:delText>
        </w:r>
      </w:del>
      <w:ins w:id="343" w:author="Ahmed Lugelo" w:date="2022-03-14T00:13:00Z">
        <w:r w:rsidR="0076706F">
          <w:t>DCV</w:t>
        </w:r>
      </w:ins>
      <w:r w:rsidRPr="00B13C16">
        <w:t xml:space="preserve"> reported lack of awareness as a reason for not vaccinating dogs. Integrating OHCs in the </w:t>
      </w:r>
      <w:del w:id="344" w:author="Ahmed Lugelo" w:date="2022-03-14T00:13:00Z">
        <w:r w:rsidRPr="00B13C16" w:rsidDel="0076706F">
          <w:delText>decentralised continuous vaccination</w:delText>
        </w:r>
      </w:del>
      <w:ins w:id="345" w:author="Ahmed Lugelo" w:date="2022-03-14T00:13:00Z">
        <w:r w:rsidR="0076706F">
          <w:t>DCV</w:t>
        </w:r>
      </w:ins>
      <w:r w:rsidRPr="00B13C16">
        <w:t xml:space="preserve"> could underlie the improved awareness of the campaigns in this method. Among other duties, OHCs played a role in sensitizing the community about rabies campaigns and communicating vaccination schedules. </w:t>
      </w:r>
    </w:p>
    <w:p w14:paraId="191385BF" w14:textId="77777777" w:rsidR="00FA4323" w:rsidRPr="00B13C16" w:rsidRDefault="00FA4323" w:rsidP="007475B6">
      <w:pPr>
        <w:pStyle w:val="MDPI31text"/>
      </w:pPr>
      <w:r w:rsidRPr="00B13C16">
        <w:t xml:space="preserve">Introduction of new dogs from outside the study area and the birth of new puppies was mentioned (41.51%) as the main reasons for dogs not being vaccinated in the decentralized continuous vaccination method. Although the vaccination campaigns were supposed to be continuous, the household surveys indicated that the RCs performed few subsequent campaigns after the major campaigns in month one. </w:t>
      </w:r>
    </w:p>
    <w:p w14:paraId="6FECA670" w14:textId="5BF117F4" w:rsidR="00FA4323" w:rsidRPr="00B13C16" w:rsidRDefault="00FA4323" w:rsidP="007475B6">
      <w:pPr>
        <w:pStyle w:val="MDPI31text"/>
      </w:pPr>
      <w:r w:rsidRPr="00B13C16">
        <w:t xml:space="preserve">In contrast to other studies which have shown that coverage declines with increased distance </w:t>
      </w:r>
      <w:r w:rsidRPr="00B13C16">
        <w:fldChar w:fldCharType="begin"/>
      </w:r>
      <w:r w:rsidR="003F1621">
        <w:instrText xml:space="preserve"> ADDIN ZOTERO_ITEM CSL_CITATION {"citationID":"AFIXaBwV","properties":{"formattedCitation":"[20]","plainCitation":"[20]","noteIndex":0},"citationItems":[{"id":"9r2bZPhi/SradqBt0","uris":["http://zotero.org/users/4817522/items/YMT3F5ML"],"uri":["http://zotero.org/users/4817522/items/YMT3F5ML"],"itemData":{"id":324,"type":"article-journal","container-title":"Vaccine","ISSN":"0264-410X","issue":"1","journalAbbreviation":"Vaccine","page":"152-160","title":"Rabies control in rural Africa: evaluating strategies for effective domestic dog vaccination","volume":"27","author":[{"family":"Kaare","given":"M."},{"family":"Lembo","given":"T."},{"family":"Hampson","given":"K."},{"family":"Ernest","given":"E."},{"family":"Estes","given":"A."},{"family":"Mentzel","given":"C."},{"family":"Cleaveland","given":"S."}],"issued":{"date-parts":[["2009"]]}}}],"schema":"https://github.com/citation-style-language/schema/raw/master/csl-citation.json"} </w:instrText>
      </w:r>
      <w:r w:rsidRPr="00B13C16">
        <w:fldChar w:fldCharType="separate"/>
      </w:r>
      <w:r w:rsidR="003F1621">
        <w:t>[20]</w:t>
      </w:r>
      <w:r w:rsidRPr="00B13C16">
        <w:fldChar w:fldCharType="end"/>
      </w:r>
      <w:r w:rsidRPr="00B13C16">
        <w:t xml:space="preserve"> and the likelihood of people attending central point vaccinations decreases with increasing distance </w:t>
      </w:r>
      <w:r w:rsidRPr="00B13C16">
        <w:fldChar w:fldCharType="begin"/>
      </w:r>
      <w:r w:rsidR="00664643">
        <w:instrText xml:space="preserve"> ADDIN ZOTERO_ITEM CSL_CITATION {"citationID":"iHCyEHo0","properties":{"formattedCitation":"[45,50\\uc0\\u8211{}52]","plainCitation":"[45,50–52]","noteIndex":0},"citationItems":[{"id":20,"uris":["http://zotero.org/users/4817522/items/U3ZF3Z6J"],"uri":["http://zotero.org/users/4817522/items/U3ZF3Z6J"],"itemData":{"id":20,"type":"article-journal","abstract":"Rabies is a devastating yet preventable disease that causes around 59,000 human deaths annually. Almost all human rabies cases are caused by bites from rabies-infected dogs. A large proportion of these cases occur in Sub Saharan Africa (SSA). Annual vaccination of at least 70% of the dog population is recommended by the World Health Organisation in order to eliminate rabies. However, achieving such high vaccination coverage has proven challenging, especially in low resource settings. Despite being logistically and economically more feasible than door-to-door approaches, static point (SP) vaccination campaigns often suffer from low attendance and therefore result in low vaccination coverage. Here, we investigated the barriers to attendance at SP offering free rabies vaccinations for dogs in Blantyre, Malawi. We analysed data for 22,924 dogs from a city-wide vaccination campaign in combination with GIS and household questionnaire data using multivariable logistic regression and distance estimation techniques. We found that distance plays a crucial role in SP attendance (i.e. for every km closer the odds of attending a SP point are 3.3 times higher) and that very few people are willing to travel more than 1.5 km to bring their dog for vaccination. Additionally, we found that dogs from areas with higher proportions of people living in poverty are more likely to be presented for vaccination (ORs 1.58-2.22). Furthermore, puppies (OR 0.26), pregnant or lactating female dogs (OR 0.60) are less likely to be presented for vaccination. Owners also reported that they did not attend an SP because they were not aware of the campaign (27%) or they could not handle their dog (19%). Our findings will inform the design of future rabies vaccination programmes in SSA which may lead to improved vaccination coverage achieved by SP alone.","container-title":"PLoS Negl Trop Dis","DOI":"10.1371/journal.pntd.0006159","ISSN":"1935-2735 (ELECTRONIC) 1935-2727 (LINKING)","issue":"1","note":"PMCID: PMC5783422","page":"e0006159","title":"Barriers of attendance to dog rabies static point vaccination clinics in Blantyre, Malawi","volume":"12","author":[{"family":"Mazeri","given":"S."},{"family":"Gibson","given":"A. D."},{"family":"Meunier","given":"N."},{"family":"Bronsvoort","given":"B. M. D."},{"family":"Handel","given":"I. G."},{"family":"Mellanby","given":"R. J."},{"family":"Gamble","given":"L."}],"issued":{"date-parts":[["2018",1]]}}},{"id":1181,"uris":["http://zotero.org/users/4817522/items/GTTEGK4K"],"uri":["http://zotero.org/users/4817522/items/GTTEGK4K"],"itemData":{"id":1181,"type":"article-journal","container-title":"BMC infectious diseases","DOI":"10.1017/s0950268809002386","ISSN":"1471-2334","issue":"1","journalAbbreviation":"BMC infectious diseases","note":"publisher: BioMed Central","page":"1-12","title":"Development of a high number, high coverage dog rabies vaccination programme in Sri Lanka","volume":"19","author":[{"family":"Sánchez-Soriano","given":"Carlos"},{"family":"Gibson","given":"Andrew D"},{"family":"Gamble","given":"Luke"},{"family":"Bailey","given":"Jordana L Burdon"},{"family":"Green","given":"Samantha"},{"family":"Green","given":"Mark"},{"family":"Barend","given":"M"},{"family":"Handel","given":"Ian G"},{"family":"Mellanby","given":"Richard J"},{"family":"Mazeri","given":"Stella"}],"issued":{"date-parts":[["2019"]]}}},{"id":1172,"uris":["http://zotero.org/users/4817522/items/ENZDAMD2"],"uri":["http://zotero.org/users/4817522/items/ENZDAMD2"],"itemData":{"id":1172,"type":"article-journal","container-title":"PLoS neglected tropical diseases","DOI":"10.1371/journal.pntd.0008004","ISSN":"1935-2735","issue":"1","journalAbbreviation":"PLoS neglected tropical diseases","note":"publisher: Public Library of Science","page":"e0008004","title":"Implementation of a mass canine rabies vaccination campaign in both rural and urban regions in southern Malawi","volume":"14","author":[{"family":"Sánchez-Soriano","given":"Carlos"},{"family":"Gibson","given":"Andrew D"},{"family":"Gamble","given":"Luke"},{"family":"Bailey","given":"Jordana L Burdon"},{"family":"Mayer","given":"Dagmar"},{"family":"Lohr","given":"Frederic"},{"family":"Chikungwa","given":"Patrick"},{"family":"Chulu","given":"Julius"},{"family":"Handel","given":"Ian G"},{"family":"Barend","given":"M"}],"issued":{"date-parts":[["2020"]]}}},{"id":79,"uris":["http://zotero.org/users/4817522/items/MVT7MVM8"],"uri":["http://zotero.org/users/4817522/items/MVT7MVM8"],"itemData":{"id":79,"type":"article-journal","container-title":"Bulletin of the World Health Organization","ISSN":"0042-9686","issue":"10","page":"739-744","title":"Coverage of pilot parenteral vaccination campaign against canine rabies in N'Djamena, Chad","volume":"81","author":[{"family":"Kayali","given":"U."},{"family":"Mindekem","given":"R."},{"family":"Yemadji","given":"N."},{"family":"Vounatsou","given":"P."},{"family":"Kaninga","given":"Y."},{"family":"Ndoutamia","given":"A. G."},{"family":"Zinsstag","given":"J."}],"issued":{"date-parts":[["2003"]]}}}],"schema":"https://github.com/citation-style-language/schema/raw/master/csl-citation.json"} </w:instrText>
      </w:r>
      <w:r w:rsidRPr="00B13C16">
        <w:fldChar w:fldCharType="separate"/>
      </w:r>
      <w:r w:rsidR="00664643" w:rsidRPr="00664643">
        <w:rPr>
          <w:lang w:val="en-GB"/>
        </w:rPr>
        <w:t>[45,50–52]</w:t>
      </w:r>
      <w:r w:rsidRPr="00B13C16">
        <w:fldChar w:fldCharType="end"/>
      </w:r>
      <w:r w:rsidRPr="00B13C16">
        <w:t xml:space="preserve">, very few people in this study perceived distance as an obstacle to their participation (Table 4 and Figure 5). This finding is similar to a study in Uganda which also showed that people were willing to travel large distances to reach vaccination points </w:t>
      </w:r>
      <w:r w:rsidRPr="00B13C16">
        <w:fldChar w:fldCharType="begin"/>
      </w:r>
      <w:r w:rsidR="00664643">
        <w:instrText xml:space="preserve"> ADDIN ZOTERO_ITEM CSL_CITATION {"citationID":"NMItWVRf","properties":{"formattedCitation":"[53]","plainCitation":"[53]","noteIndex":0},"citationItems":[{"id":1160,"uris":["http://zotero.org/users/4817522/items/IHKL565J"],"uri":["http://zotero.org/users/4817522/items/IHKL565J"],"itemData":{"id":1160,"type":"article-journal","container-title":"The Veterinary Journal","DOI":"10.1016/j.tvjl.2019.04.013","ISSN":"1090-0233","journalAbbreviation":"The Veterinary Journal","note":"publisher: Elsevier","page":"60-66","title":"Implementation of high coverage mass rabies vaccination in rural Uganda using predominantly static point methodology","volume":"249","author":[{"family":"Evans","given":"MJ"},{"family":"Bailey","given":"JL Burdon"},{"family":"Lohr","given":"FE"},{"family":"Opira","given":"W"},{"family":"Migadde","given":"M"},{"family":"Gibson","given":"AD"},{"family":"Handel","given":"IG"},{"family":"Bronsvoort","given":"BM","dropping-particle":"deC"},{"family":"Mellanby","given":"RJ"},{"family":"Gamble","given":"L"}],"issued":{"date-parts":[["2019"]]}}}],"schema":"https://github.com/citation-style-language/schema/raw/master/csl-citation.json"} </w:instrText>
      </w:r>
      <w:r w:rsidRPr="00B13C16">
        <w:fldChar w:fldCharType="separate"/>
      </w:r>
      <w:r w:rsidR="00664643">
        <w:t>[53]</w:t>
      </w:r>
      <w:r w:rsidRPr="00B13C16">
        <w:fldChar w:fldCharType="end"/>
      </w:r>
      <w:r w:rsidRPr="00B13C16">
        <w:t xml:space="preserve">. Another study in Zambia reported that dog owners were willing to travel up to 5 km </w:t>
      </w:r>
      <w:r w:rsidRPr="00B13C16">
        <w:fldChar w:fldCharType="begin"/>
      </w:r>
      <w:r w:rsidR="006650DD">
        <w:instrText xml:space="preserve"> ADDIN ZOTERO_ITEM CSL_CITATION {"citationID":"jve5WXg3","properties":{"formattedCitation":"[8]","plainCitation":"[8]","noteIndex":0},"citationItems":[{"id":1162,"uris":["http://zotero.org/users/4817522/items/JRE2ZLDS"],"uri":["http://zotero.org/users/4817522/items/JRE2ZLDS"],"itemData":{"id":1162,"type":"article-journal","container-title":"PLoS Neglected Tropical Diseases","DOI":"10.1371/journal.pntd.0009222","ISSN":"1935-2735","issue":"4","journalAbbreviation":"PLoS Neglected Tropical Diseases","note":"publisher: Public Library of Science San Francisco, CA USA","page":"e0009222","title":"Domestic dog demographics and estimates of canine vaccination coverage in a rural area of Zambia for the elimination of rabies","volume":"15","author":[{"family":"Kaneko","given":"Chiho"},{"family":"Omori","given":"Ryosuke"},{"family":"Sasaki","given":"Michihito"},{"family":"Kataoka-Nakamura","given":"Chikako"},{"family":"Simulundu","given":"Edgar"},{"family":"Muleya","given":"Walter"},{"family":"Moonga","given":"Ladslav"},{"family":"Ndebe","given":"Joseph"},{"family":"Hang’ombe","given":"Bernard M"},{"family":"Dautu","given":"George"}],"issued":{"date-parts":[["2021"]]}}}],"schema":"https://github.com/citation-style-language/schema/raw/master/csl-citation.json"} </w:instrText>
      </w:r>
      <w:r w:rsidRPr="00B13C16">
        <w:fldChar w:fldCharType="separate"/>
      </w:r>
      <w:r w:rsidR="002D1989">
        <w:t>[8]</w:t>
      </w:r>
      <w:r w:rsidRPr="00B13C16">
        <w:fldChar w:fldCharType="end"/>
      </w:r>
      <w:r w:rsidRPr="00B13C16">
        <w:t xml:space="preserve"> and in Chad owners did not perceive distance as a major obstacle </w:t>
      </w:r>
      <w:r w:rsidRPr="00B13C16">
        <w:fldChar w:fldCharType="begin"/>
      </w:r>
      <w:r w:rsidR="00064FEA">
        <w:instrText xml:space="preserve"> ADDIN ZOTERO_ITEM CSL_CITATION {"citationID":"WmWQAWxq","properties":{"formattedCitation":"[13]","plainCitation":"[13]","noteIndex":0},"citationItems":[{"id":277,"uris":["http://zotero.org/users/4817522/items/IMPG7SGZ"],"uri":["http://zotero.org/users/4817522/items/IMPG7SGZ"],"itemData":{"id":277,"type":"article-journal","abstract":"Transmission of rabies from animals to people continues despite availability of good vaccines for both human and animal use. The only effective strategy to achieve elimination of dog rabies and the related human exposure is to immunize dogs at high coverage levels. We present the analysis of two consecutive parenteral dog mass vaccination campaigns conducted in N'Djamena in 2012 and 2013 to advocate the feasibility and effectiveness for rabies control through proof of concept. The overall coverage reached by the intervention was &gt;70% in both years. Monthly reported rabies cases in dogs decreased by more than 90% within one year. Key points were a cooperative collaboration between the three partner institutions involved in the control program, sufficient information and communication strategy to access local leaders and the public, careful planning of the practical implementation phase and the effective motivation of staff. The dynamic and semi to non-restricted nature of dog populations in most rabies endemic areas is often considered to be a major obstacle to achieve sufficient vaccination coverage. However, we show that feasibility of dog mass vaccination is highly dependent on human determinants of dog population accessibility and the disease awareness of dog owners. Consequently, prior evaluation of the human cultural and socio-economic context is an important prerequisite for planning dog rabies vaccination campaigns.","container-title":"Vaccine","DOI":"10.1016/j.vaccine.2015.11.033","ISSN":"1873-2518 (ELECTRONIC) 0264-410X (LINKING)","issue":"4","journalAbbreviation":"Vaccine","page":"571-577","title":"Operational performance and analysis of two rabies vaccination campaigns in N'Djamena, Chad","volume":"34","author":[{"family":"Lechenne","given":"M."},{"family":"Oussiguere","given":"A."},{"family":"Naissengar","given":"K."},{"family":"Mindekem","given":"R."},{"family":"Mosimann","given":"L."},{"family":"Rives","given":"G."},{"family":"Hattendorf","given":"J."},{"family":"Moto","given":"D. D."},{"family":"Alfaroukh","given":"I. O."},{"family":"Zinsstag","given":"J."},{"family":"technical","given":"committee"}],"issued":{"date-parts":[["2016",1,20]]}}}],"schema":"https://github.com/citation-style-language/schema/raw/master/csl-citation.json"} </w:instrText>
      </w:r>
      <w:r w:rsidRPr="00B13C16">
        <w:fldChar w:fldCharType="separate"/>
      </w:r>
      <w:r w:rsidR="00064FEA">
        <w:t>[13]</w:t>
      </w:r>
      <w:r w:rsidRPr="00B13C16">
        <w:fldChar w:fldCharType="end"/>
      </w:r>
      <w:r w:rsidRPr="00B13C16">
        <w:t xml:space="preserve">. One study that investigated the relationship between being unaware of the campaign and distance found that people who did not attend the vaccination campaigns were located far from the central point </w:t>
      </w:r>
      <w:r w:rsidRPr="00B13C16">
        <w:fldChar w:fldCharType="begin"/>
      </w:r>
      <w:r w:rsidR="00664643">
        <w:instrText xml:space="preserve"> ADDIN ZOTERO_ITEM CSL_CITATION {"citationID":"9x0TyeUa","properties":{"formattedCitation":"[45]","plainCitation":"[45]","noteIndex":0},"citationItems":[{"id":20,"uris":["http://zotero.org/users/4817522/items/U3ZF3Z6J"],"uri":["http://zotero.org/users/4817522/items/U3ZF3Z6J"],"itemData":{"id":20,"type":"article-journal","abstract":"Rabies is a devastating yet preventable disease that causes around 59,000 human deaths annually. Almost all human rabies cases are caused by bites from rabies-infected dogs. A large proportion of these cases occur in Sub Saharan Africa (SSA). Annual vaccination of at least 70% of the dog population is recommended by the World Health Organisation in order to eliminate rabies. However, achieving such high vaccination coverage has proven challenging, especially in low resource settings. Despite being logistically and economically more feasible than door-to-door approaches, static point (SP) vaccination campaigns often suffer from low attendance and therefore result in low vaccination coverage. Here, we investigated the barriers to attendance at SP offering free rabies vaccinations for dogs in Blantyre, Malawi. We analysed data for 22,924 dogs from a city-wide vaccination campaign in combination with GIS and household questionnaire data using multivariable logistic regression and distance estimation techniques. We found that distance plays a crucial role in SP attendance (i.e. for every km closer the odds of attending a SP point are 3.3 times higher) and that very few people are willing to travel more than 1.5 km to bring their dog for vaccination. Additionally, we found that dogs from areas with higher proportions of people living in poverty are more likely to be presented for vaccination (ORs 1.58-2.22). Furthermore, puppies (OR 0.26), pregnant or lactating female dogs (OR 0.60) are less likely to be presented for vaccination. Owners also reported that they did not attend an SP because they were not aware of the campaign (27%) or they could not handle their dog (19%). Our findings will inform the design of future rabies vaccination programmes in SSA which may lead to improved vaccination coverage achieved by SP alone.","container-title":"PLoS Negl Trop Dis","DOI":"10.1371/journal.pntd.0006159","ISSN":"1935-2735 (ELECTRONIC) 1935-2727 (LINKING)","issue":"1","note":"PMCID: PMC5783422","page":"e0006159","title":"Barriers of attendance to dog rabies static point vaccination clinics in Blantyre, Malawi","volume":"12","author":[{"family":"Mazeri","given":"S."},{"family":"Gibson","given":"A. D."},{"family":"Meunier","given":"N."},{"family":"Bronsvoort","given":"B. M. D."},{"family":"Handel","given":"I. G."},{"family":"Mellanby","given":"R. J."},{"family":"Gamble","given":"L."}],"issued":{"date-parts":[["2018",1]]}}}],"schema":"https://github.com/citation-style-language/schema/raw/master/csl-citation.json"} </w:instrText>
      </w:r>
      <w:r w:rsidRPr="00B13C16">
        <w:fldChar w:fldCharType="separate"/>
      </w:r>
      <w:r w:rsidR="00664643">
        <w:t>[45]</w:t>
      </w:r>
      <w:r w:rsidRPr="00B13C16">
        <w:fldChar w:fldCharType="end"/>
      </w:r>
      <w:r w:rsidRPr="00B13C16">
        <w:t xml:space="preserve">. This suggests that being unaware of the campaign rather than distance could play a major role in influencing central point attendance. Also, the nature of the topography or location of the central point relative to the household may influence participation. For example, people from difficult terrain (steep hills, rivers) may find it harder to travel with their dogs to vaccination clinics as opposed to people living in urban areas with good road infrastructure </w:t>
      </w:r>
      <w:r w:rsidRPr="00B13C16">
        <w:fldChar w:fldCharType="begin"/>
      </w:r>
      <w:r w:rsidR="00664643">
        <w:instrText xml:space="preserve"> ADDIN ZOTERO_ITEM CSL_CITATION {"citationID":"5Jf9ChD4","properties":{"formattedCitation":"[49]","plainCitation":"[49]","noteIndex":0},"citationItems":[{"id":24,"uris":["http://zotero.org/users/4817522/items/89GNJMNG"],"uri":["http://zotero.org/users/4817522/items/89GNJMNG"],"itemData":{"id":24,"type":"article-journal","abstract":"BACKGROUND: Canine rabies was reintroduced to the city of Arequipa, Peru in March 2015. The Ministry of Health has conducted a series of mass dog vaccination campaigns to contain the outbreak, but canine rabies virus transmission continues in Arequipa's complex urban environment, putting the city's 1 million inhabitants at risk of infection. The proximate driver of canine rabies in Arequipa is low dog vaccination coverage. Our objectives were to qualitatively assess barriers to and facilitators of rabies vaccination during mass campaigns, and to explore strategies to increase participation in future efforts. METHODOLOGY/PRINCIPAL FINDINGS: We conducted 8 focus groups (FG) in urban and peri-urban communities of Mariano Melgar district; each FG included both sexes, and campaign participants and non-participants. All FG were transcribed and then coded independently by two coders. Results were summarized using the Social Ecological Model. At the individual level, participants described not knowing enough about rabies and vaccination campaigns, mistrusting the campaign, and being unable to handle their dogs, particularly in peri-urban vs. urban areas. At the interpersonal level, we detected some social pressure to vaccinate dogs, as well as some disparaging of those who invest time and money in pet dogs. At the organizational level, participants found the campaign information to be insufficient and ill-timed, and campaign locations and personnel inadequate. At the community level, the influence of landscape and topography on accessibility to vaccination points was reported differently between participants from the urban and peri-urban areas. Poor security and impermanent housing materials in the peri-urban areas also drives higher prevalence of guard dog ownership for home protection; these dogs usually roam freely on the streets and are more difficult to handle and bring to the vaccination points. CONCLUSIONS: A well-designed communication campaign could improve knowledge about canine rabies. Timely messages on where and when vaccination is occurring could increase dog owners' perception of their own ability to bring their dogs to the vaccination points and be part of the campaign. Small changes in the implementation of the campaign at the vaccination points could increase the public's trust and motivation. Location of vaccination points should take into account landscape and community concerns.","container-title":"PLoS Negl Trop Dis","DOI":"10.1371/journal.pntd.0005460","ISSN":"1935-2735 (ELECTRONIC) 1935-2727 (LINKING)","issue":"3","note":"PMCID: PMC5371379","page":"e0005460","title":"Barriers to dog rabies vaccination during an urban rabies outbreak: Qualitative findings from Arequipa, Peru","volume":"11","author":[{"family":"Castillo-Neyra","given":"R."},{"family":"Brown","given":"J."},{"family":"Borrini","given":"K."},{"family":"Arevalo","given":"C."},{"family":"Levy","given":"M. Z."},{"family":"Buttenheim","given":"A."},{"family":"Hunter","given":"G. C."},{"family":"Becerra","given":"V."},{"family":"Behrman","given":"J."},{"family":"Paz-Soldan","given":"V. A."}],"issued":{"date-parts":[["2017",3]]}}}],"schema":"https://github.com/citation-style-language/schema/raw/master/csl-citation.json"} </w:instrText>
      </w:r>
      <w:r w:rsidRPr="00B13C16">
        <w:fldChar w:fldCharType="separate"/>
      </w:r>
      <w:r w:rsidR="00664643">
        <w:t>[49]</w:t>
      </w:r>
      <w:r w:rsidRPr="00B13C16">
        <w:fldChar w:fldCharType="end"/>
      </w:r>
      <w:r w:rsidRPr="00B13C16">
        <w:t>.</w:t>
      </w:r>
    </w:p>
    <w:p w14:paraId="4F8357CD" w14:textId="7D032934" w:rsidR="00FA4323" w:rsidRPr="00B13C16" w:rsidRDefault="00FA4323" w:rsidP="007475B6">
      <w:pPr>
        <w:pStyle w:val="MDPI31text"/>
      </w:pPr>
      <w:r w:rsidRPr="00B13C16">
        <w:t xml:space="preserve">Assessing service delivery can provide understanding of how the quality of the services offered matches owners’ perceptions and expectations. Experience from other studies shows that, feedback provided through such dialogue helps to improve service and maintain owners interest in the </w:t>
      </w:r>
      <w:proofErr w:type="spellStart"/>
      <w:r w:rsidRPr="00B13C16">
        <w:t>programme</w:t>
      </w:r>
      <w:proofErr w:type="spellEnd"/>
      <w:r w:rsidRPr="00B13C16">
        <w:t xml:space="preserve"> </w:t>
      </w:r>
      <w:r w:rsidRPr="00B13C16">
        <w:fldChar w:fldCharType="begin"/>
      </w:r>
      <w:r w:rsidR="00664643">
        <w:instrText xml:space="preserve"> ADDIN ZOTERO_ITEM CSL_CITATION {"citationID":"a26j848gmp0","properties":{"formattedCitation":"[54]","plainCitation":"[54]","noteIndex":0},"citationItems":[{"id":1197,"uris":["http://zotero.org/users/4817522/items/QGYMAEZW"],"uri":["http://zotero.org/users/4817522/items/QGYMAEZW"],"itemData":{"id":1197,"type":"article-journal","container-title":"Preventive veterinary medicine","DOI":"10.1016/j.prevetmed.2009.04.012","ISSN":"0167-5877","issue":"3-4","journalAbbreviation":"Preventive veterinary medicine","note":"publisher: Elsevier","page":"153-159","title":"Client's satisfaction with delivery of animal health-care services in peri-urban Ghana","volume":"90","author":[{"family":"Turkson","given":"PK"}],"issued":{"date-parts":[["2009"]]}}}],"schema":"https://github.com/citation-style-language/schema/raw/master/csl-citation.json"} </w:instrText>
      </w:r>
      <w:r w:rsidRPr="00B13C16">
        <w:fldChar w:fldCharType="separate"/>
      </w:r>
      <w:r w:rsidR="00664643">
        <w:t>[54]</w:t>
      </w:r>
      <w:r w:rsidRPr="00B13C16">
        <w:fldChar w:fldCharType="end"/>
      </w:r>
      <w:r w:rsidRPr="00B13C16">
        <w:t xml:space="preserve">.  Our data analysis showed that, owners who received the </w:t>
      </w:r>
      <w:del w:id="346" w:author="Ahmed Lugelo" w:date="2022-03-14T00:14:00Z">
        <w:r w:rsidRPr="00B13C16" w:rsidDel="0076706F">
          <w:delText>village-level vaccination</w:delText>
        </w:r>
      </w:del>
      <w:ins w:id="347" w:author="Ahmed Lugelo" w:date="2022-03-14T00:14:00Z">
        <w:r w:rsidR="0076706F">
          <w:t>VLC</w:t>
        </w:r>
      </w:ins>
      <w:r w:rsidRPr="00B13C16">
        <w:t xml:space="preserve"> strategy on average spent more time to reach central points compared to those under </w:t>
      </w:r>
      <w:del w:id="348" w:author="Ahmed Lugelo" w:date="2022-03-14T00:15:00Z">
        <w:r w:rsidRPr="00B13C16" w:rsidDel="0076706F">
          <w:delText xml:space="preserve">pulse </w:delText>
        </w:r>
      </w:del>
      <w:ins w:id="349" w:author="Ahmed Lugelo" w:date="2022-03-14T00:15:00Z">
        <w:r w:rsidR="0076706F">
          <w:t>CPV</w:t>
        </w:r>
        <w:r w:rsidR="0076706F" w:rsidRPr="00B13C16">
          <w:t xml:space="preserve"> </w:t>
        </w:r>
      </w:ins>
      <w:r w:rsidRPr="00B13C16">
        <w:t xml:space="preserve">administration. The main campaign in the </w:t>
      </w:r>
      <w:del w:id="350" w:author="Ahmed Lugelo" w:date="2022-03-14T00:14:00Z">
        <w:r w:rsidRPr="00B13C16" w:rsidDel="0076706F">
          <w:delText>Village-level strategy</w:delText>
        </w:r>
      </w:del>
      <w:ins w:id="351" w:author="Ahmed Lugelo" w:date="2022-03-14T00:14:00Z">
        <w:r w:rsidR="0076706F">
          <w:t>VLC</w:t>
        </w:r>
      </w:ins>
      <w:r w:rsidRPr="00B13C16">
        <w:t xml:space="preserve"> was conducted at the village level just like the </w:t>
      </w:r>
      <w:del w:id="352" w:author="Ahmed Lugelo" w:date="2022-03-14T00:15:00Z">
        <w:r w:rsidRPr="00B13C16" w:rsidDel="0076706F">
          <w:delText xml:space="preserve">pulse </w:delText>
        </w:r>
      </w:del>
      <w:ins w:id="353" w:author="Ahmed Lugelo" w:date="2022-03-14T00:15:00Z">
        <w:r w:rsidR="0076706F">
          <w:t>CPV</w:t>
        </w:r>
        <w:r w:rsidR="0076706F" w:rsidRPr="00B13C16">
          <w:t xml:space="preserve"> </w:t>
        </w:r>
      </w:ins>
      <w:r w:rsidRPr="00B13C16">
        <w:t xml:space="preserve">delivery. Therefore, it is likely that the difference in travel time between strategies is caused by household locations relative to central points. Dog owners under the </w:t>
      </w:r>
      <w:del w:id="354" w:author="Ahmed Lugelo" w:date="2022-03-14T00:15:00Z">
        <w:r w:rsidRPr="00B13C16" w:rsidDel="0076706F">
          <w:delText>sub-village-level</w:delText>
        </w:r>
      </w:del>
      <w:ins w:id="355" w:author="Ahmed Lugelo" w:date="2022-03-14T00:15:00Z">
        <w:r w:rsidR="0076706F">
          <w:t>SVLC</w:t>
        </w:r>
      </w:ins>
      <w:r w:rsidRPr="00B13C16">
        <w:t xml:space="preserve"> strategy spent less time to reach vaccination points and less time (&lt;</w:t>
      </w:r>
      <w:ins w:id="356" w:author="Ahmed Lugelo" w:date="2022-03-12T20:54:00Z">
        <w:r w:rsidR="00273815">
          <w:t xml:space="preserve"> </w:t>
        </w:r>
      </w:ins>
      <w:r w:rsidRPr="00B13C16">
        <w:t xml:space="preserve">30 min) to complete registration and vaccination at the central point (for the </w:t>
      </w:r>
      <w:del w:id="357" w:author="Ahmed Lugelo" w:date="2022-03-14T00:15:00Z">
        <w:r w:rsidRPr="00B13C16" w:rsidDel="0076706F">
          <w:delText xml:space="preserve">discretionary </w:delText>
        </w:r>
      </w:del>
      <w:ins w:id="358" w:author="Ahmed Lugelo" w:date="2022-03-14T00:15:00Z">
        <w:r w:rsidR="0076706F">
          <w:t>DC</w:t>
        </w:r>
        <w:r w:rsidR="0076706F" w:rsidRPr="00B13C16">
          <w:t xml:space="preserve"> </w:t>
        </w:r>
      </w:ins>
      <w:r w:rsidRPr="00B13C16">
        <w:t xml:space="preserve">strategy also). This makes sense, given that </w:t>
      </w:r>
      <w:del w:id="359" w:author="Ahmed Lugelo" w:date="2022-03-14T00:16:00Z">
        <w:r w:rsidRPr="00B13C16" w:rsidDel="0076706F">
          <w:delText>village-level</w:delText>
        </w:r>
      </w:del>
      <w:ins w:id="360" w:author="Ahmed Lugelo" w:date="2022-03-14T00:16:00Z">
        <w:r w:rsidR="0076706F">
          <w:t>VLC</w:t>
        </w:r>
      </w:ins>
      <w:r w:rsidRPr="00B13C16">
        <w:t xml:space="preserve"> campaigns involves the entire village attending in a single day. During this study, some central point clinics at </w:t>
      </w:r>
      <w:del w:id="361" w:author="Ahmed Lugelo" w:date="2022-03-14T00:16:00Z">
        <w:r w:rsidRPr="00B13C16" w:rsidDel="0076706F">
          <w:delText>village-level</w:delText>
        </w:r>
      </w:del>
      <w:ins w:id="362" w:author="Ahmed Lugelo" w:date="2022-03-14T00:16:00Z">
        <w:r w:rsidR="0076706F">
          <w:t>VLC</w:t>
        </w:r>
      </w:ins>
      <w:r w:rsidRPr="00B13C16">
        <w:t xml:space="preserve"> experienced large turnouts. For example, in </w:t>
      </w:r>
      <w:proofErr w:type="spellStart"/>
      <w:r w:rsidRPr="00B13C16">
        <w:t>Baranga</w:t>
      </w:r>
      <w:proofErr w:type="spellEnd"/>
      <w:r w:rsidRPr="00B13C16">
        <w:t xml:space="preserve"> village in </w:t>
      </w:r>
      <w:proofErr w:type="spellStart"/>
      <w:r w:rsidRPr="00B13C16">
        <w:t>Buswahili</w:t>
      </w:r>
      <w:proofErr w:type="spellEnd"/>
      <w:r w:rsidRPr="00B13C16">
        <w:t xml:space="preserve"> ward, 557 dogs were vaccinated at one central point clinic in a single day. Registration, certificate writing and vaccination of such large numbers of dogs likely contributed to longer waiting times. But vaccinators at the </w:t>
      </w:r>
      <w:del w:id="363" w:author="Ahmed Lugelo" w:date="2022-03-14T00:16:00Z">
        <w:r w:rsidRPr="00B13C16" w:rsidDel="00DB705F">
          <w:delText>Village-level</w:delText>
        </w:r>
      </w:del>
      <w:ins w:id="364" w:author="Ahmed Lugelo" w:date="2022-03-14T00:16:00Z">
        <w:r w:rsidR="00DB705F">
          <w:t>VLC</w:t>
        </w:r>
      </w:ins>
      <w:r w:rsidRPr="00B13C16">
        <w:t xml:space="preserve"> also vaccinated more animals per day compared to vaccinators under the </w:t>
      </w:r>
      <w:del w:id="365" w:author="Ahmed Lugelo" w:date="2022-03-14T00:16:00Z">
        <w:r w:rsidRPr="00B13C16" w:rsidDel="00DB705F">
          <w:delText>sub-village</w:delText>
        </w:r>
      </w:del>
      <w:ins w:id="366" w:author="Ahmed Lugelo" w:date="2022-03-14T00:16:00Z">
        <w:r w:rsidR="00DB705F">
          <w:t>SVLC</w:t>
        </w:r>
      </w:ins>
      <w:r w:rsidRPr="00B13C16">
        <w:t xml:space="preserve"> and </w:t>
      </w:r>
      <w:del w:id="367" w:author="Ahmed Lugelo" w:date="2022-03-14T00:16:00Z">
        <w:r w:rsidRPr="00B13C16" w:rsidDel="00DB705F">
          <w:delText xml:space="preserve">discretionary </w:delText>
        </w:r>
      </w:del>
      <w:ins w:id="368" w:author="Ahmed Lugelo" w:date="2022-03-14T00:16:00Z">
        <w:r w:rsidR="00DB705F">
          <w:t>DC</w:t>
        </w:r>
        <w:r w:rsidR="00DB705F" w:rsidRPr="00B13C16">
          <w:t xml:space="preserve"> </w:t>
        </w:r>
      </w:ins>
      <w:r w:rsidRPr="00B13C16">
        <w:t xml:space="preserve">strategies (Table 2). Nonetheless, results indicate that dog owner’s satisfaction with RCs and OHCs was high across all the sub-strategies of the </w:t>
      </w:r>
      <w:del w:id="369" w:author="Ahmed Lugelo" w:date="2022-03-14T00:17:00Z">
        <w:r w:rsidRPr="00B13C16" w:rsidDel="00DE3765">
          <w:delText>decentralised continuous vaccinations</w:delText>
        </w:r>
      </w:del>
      <w:ins w:id="370" w:author="Ahmed Lugelo" w:date="2022-03-14T00:17:00Z">
        <w:r w:rsidR="00DE3765">
          <w:t>DCVs</w:t>
        </w:r>
      </w:ins>
      <w:r w:rsidRPr="00B13C16">
        <w:t>.</w:t>
      </w:r>
    </w:p>
    <w:p w14:paraId="42856A1E" w14:textId="4ADA4E15" w:rsidR="00FA4323" w:rsidRPr="00B13C16" w:rsidRDefault="00FA4323" w:rsidP="007475B6">
      <w:pPr>
        <w:pStyle w:val="MDPI31text"/>
      </w:pPr>
      <w:r w:rsidRPr="00B13C16">
        <w:lastRenderedPageBreak/>
        <w:t xml:space="preserve">A limitation of this study is that the cost-effectiveness of these vaccine delivery strategies has not been compared and is an important consideration for large-scale interventions. All the delivery strategies were effectively government-led interventions utilizing existing animal health delivery infrastructure and government employees, and therefore do provide a model for scaling up mass dog vaccination to other parts of the country. Other studies of animal health or public health interventions suggest that decentralized government-directed interventions are more cost-effective </w:t>
      </w:r>
      <w:r w:rsidRPr="00B13C16">
        <w:fldChar w:fldCharType="begin"/>
      </w:r>
      <w:r w:rsidR="00664643">
        <w:instrText xml:space="preserve"> ADDIN ZOTERO_ITEM CSL_CITATION {"citationID":"a1jluns0lnf","properties":{"formattedCitation":"[55]","plainCitation":"[55]","noteIndex":0},"citationItems":[{"id":1189,"uris":["http://zotero.org/users/4817522/items/FSLR2NQ4"],"uri":["http://zotero.org/users/4817522/items/FSLR2NQ4"],"itemData":{"id":1189,"type":"article-journal","container-title":"Veterinary Record","DOI":"10.1136/vr.g4996","ISSN":"0042-4900","issue":"8","journalAbbreviation":"Veterinary Record","note":"publisher: Wiley Online Library","page":"188-193","title":"Rabies control and elimination: a test case for One Health","volume":"175","author":[{"family":"Cleaveland","given":"Sarah"},{"family":"Lankester","given":"Felix"},{"family":"Townsend","given":"Sunny"},{"family":"Lembo","given":"Tiziana"},{"family":"Hampson","given":"Katie"}],"issued":{"date-parts":[["2014"]]}}}],"schema":"https://github.com/citation-style-language/schema/raw/master/csl-citation.json"} </w:instrText>
      </w:r>
      <w:r w:rsidRPr="00B13C16">
        <w:fldChar w:fldCharType="separate"/>
      </w:r>
      <w:r w:rsidR="00664643">
        <w:t>[55]</w:t>
      </w:r>
      <w:r w:rsidRPr="00B13C16">
        <w:fldChar w:fldCharType="end"/>
      </w:r>
      <w:r w:rsidRPr="00B13C16">
        <w:t xml:space="preserve"> and sustainable </w:t>
      </w:r>
      <w:r w:rsidRPr="00B13C16">
        <w:fldChar w:fldCharType="begin"/>
      </w:r>
      <w:r w:rsidR="00664643">
        <w:instrText xml:space="preserve"> ADDIN ZOTERO_ITEM CSL_CITATION {"citationID":"a27v95p43k9","properties":{"formattedCitation":"[56,57]","plainCitation":"[56,57]","noteIndex":0},"citationItems":[{"id":1114,"uris":["http://zotero.org/users/4817522/items/VIJ5Y7RU"],"uri":["http://zotero.org/users/4817522/items/VIJ5Y7RU"],"itemData":{"id":1114,"type":"article-journal","abstract":"BackgroundRabies imposes a substantial burden to about half of the world population. The World Health Organization (WHO), World Organization for Animal Health, and the Food and Agriculture Organization have set the goal of eliminating dog-mediated human rabies deaths by 2030. This could be achieved largely by massive administration of post-exposure prophylaxis—in perpetuity—, through elimination of dog rabies, or combining both. Here, we focused on the resources needed for the elimination of dog rabies virus by 2030.Materials and methodsDrawing from multiple datasets, including national dog vaccination campaigns, rabies literature, and expert opinion, we developed a model considering country-specific current dog vaccination capacity to estimate the years and resources required to achieve dog rabies elimination by 2030. Resources were determined based on four factors: (a) country development status, (b) dog vaccination costs, (c) dog rabies vaccine availability, and (d) existing animal health workers. Our calculations were based on the WHO’s estimate that vaccinating 70% of the dog population for seven consecutive years would eliminate rabies.FindingsIf dog rabies vaccine production remains at 2015 levels, we estimate that there will be a cumulative shortage of about 7.5 billion doses to meet expected demand to achieve dog rabies elimination. We estimated a present cost of $6,300 million to eliminate dog rabies in all endemic countries, equivalent to a $3,900 million gap compared to current spending. To eliminate dog rabies, the vaccination workforce may suffice if all public health veterinarians in endemic countries were to dedicate 3 months each year to dog rabies vaccination. We discuss implications of potential technology improvements, including population management, vaccine price reduction, and increases in dog-vaccinating capacities.ConclusionOur results highlight the resources needed to achieve elimination of dog-mediated human rabies deaths by 2030. As exemplified by multiple successful disease elimination efforts, one size does not fit all. We suggest pragmatic and feasible options toward global dog rabies elimination by 2030, while identifying several benefits and drawbacks of specific approaches. We hope that these results help stimulate and inform a necessary discussion on global and regional strategic planning, resource mobilization, and continuous execution of rabies virus elimination.","container-title":"Frontiers in Veterinary Science","DOI":"10.3389/fvets.2017.00009","ISSN":"2297-1769","journalAbbreviation":"Frontiers in Veterinary Science","page":"9","title":"Elimination of Dog-Mediated Human Rabies Deaths by 2030: Needs Assessment and Alternatives for Progress Based on Dog Vaccination","URL":"https://www.frontiersin.org/article/10.3389/fvets.2017.00009","volume":"4","author":[{"family":"Wallace","given":"Ryan M."},{"family":"Undurraga","given":"Eduardo A."},{"family":"Blanton","given":"Jesse D."},{"family":"Cleaton","given":"Julie"},{"family":"Franka","given":"Richard"}],"issued":{"date-parts":[["2017"]]}}},{"id":1195,"uris":["http://zotero.org/users/4817522/items/BDXSXTZT"],"uri":["http://zotero.org/users/4817522/items/BDXSXTZT"],"itemData":{"id":1195,"type":"article-journal","container-title":"Antiviral research","DOI":"10.1016/j.antiviral.2013.03.002","ISSN":"0166-3542","issue":"2","journalAbbreviation":"Antiviral research","note":"publisher: Elsevier","page":"314-318","title":"Eliminating canine rabies: The role of public–private partnerships","volume":"98","author":[{"family":"Taylor","given":"Louise"},{"literal":"Partners for Rabies Prevention"}],"issued":{"date-parts":[["2013"]]}}}],"schema":"https://github.com/citation-style-language/schema/raw/master/csl-citation.json"} </w:instrText>
      </w:r>
      <w:r w:rsidRPr="00B13C16">
        <w:fldChar w:fldCharType="separate"/>
      </w:r>
      <w:r w:rsidR="00664643">
        <w:t>[56,57]</w:t>
      </w:r>
      <w:r w:rsidRPr="00B13C16">
        <w:fldChar w:fldCharType="end"/>
      </w:r>
      <w:r w:rsidRPr="00B13C16">
        <w:t xml:space="preserve">. In addition, integration of community members into the program improved participation and may have helped bring a greater sense of ownership which is vital for the success of such a </w:t>
      </w:r>
      <w:proofErr w:type="spellStart"/>
      <w:r w:rsidRPr="00B13C16">
        <w:t>programme</w:t>
      </w:r>
      <w:proofErr w:type="spellEnd"/>
      <w:r w:rsidRPr="00B13C16">
        <w:t>. Overall, this feasibility study provided clear evidence to support the use of a decentralized continuous approach to dog vaccination which will be fully evaluated through a randomized controlled trial implemented across the entire Mara region.</w:t>
      </w:r>
    </w:p>
    <w:p w14:paraId="55C73C77" w14:textId="77777777" w:rsidR="00FA4323" w:rsidRPr="00B13C16" w:rsidRDefault="00FA4323" w:rsidP="007475B6">
      <w:pPr>
        <w:pStyle w:val="MDPI21heading1"/>
      </w:pPr>
      <w:r w:rsidRPr="00B13C16">
        <w:t>Conclusion</w:t>
      </w:r>
    </w:p>
    <w:p w14:paraId="57678E66" w14:textId="7A585271" w:rsidR="00FA4323" w:rsidRPr="00B13C16" w:rsidRDefault="00FA4323" w:rsidP="007475B6">
      <w:pPr>
        <w:pStyle w:val="MDPI31text"/>
      </w:pPr>
      <w:r w:rsidRPr="00B13C16">
        <w:t>This study is the first to report the implementation of mass dog vaccination through a continuous vaccination approach using thermotolerant rabies vaccines stored locally in passive cooling devices (</w:t>
      </w:r>
      <w:proofErr w:type="spellStart"/>
      <w:r w:rsidRPr="00B13C16">
        <w:t>Zeepots</w:t>
      </w:r>
      <w:proofErr w:type="spellEnd"/>
      <w:r w:rsidRPr="00B13C16">
        <w:t xml:space="preserve">). It also provides an estimate of the vaccination coverages achieved and maintained at critical timepoints post-vaccination. Our results suggest that a </w:t>
      </w:r>
      <w:del w:id="371" w:author="Ahmed Lugelo" w:date="2022-03-14T00:18:00Z">
        <w:r w:rsidRPr="00B13C16" w:rsidDel="00DE3765">
          <w:delText>decentralized continuous vaccination</w:delText>
        </w:r>
      </w:del>
      <w:ins w:id="372" w:author="Ahmed Lugelo" w:date="2022-03-14T00:18:00Z">
        <w:r w:rsidR="00DE3765">
          <w:t>DCV</w:t>
        </w:r>
      </w:ins>
      <w:r w:rsidRPr="00B13C16">
        <w:t xml:space="preserve"> approach is feasible to implement and can achieve and maintain sufficiently high coverage of the dog population. The deployment of the Zeepot and engagement of One health champions improved access to vaccines as well as community awareness and participation in the campaign. Combining various vaccination strategies in a continuous delivery approach can support the goal of maintaining 70% vaccination coverage. We hope that the results from this study will support the design and implementation of more effective dog vaccination campaigns to achieve the goal of dog-mediated human rabies elimination by 2030</w:t>
      </w:r>
    </w:p>
    <w:p w14:paraId="2B552FCD" w14:textId="4262A0B6" w:rsidR="00FA4323" w:rsidRPr="00B13C16" w:rsidRDefault="007475B6" w:rsidP="007475B6">
      <w:pPr>
        <w:pStyle w:val="MDPI62BackMatter"/>
        <w:spacing w:before="240"/>
      </w:pPr>
      <w:r w:rsidRPr="007475B6">
        <w:rPr>
          <w:b/>
        </w:rPr>
        <w:t>Author Contribution</w:t>
      </w:r>
      <w:r w:rsidR="00FA4323" w:rsidRPr="007475B6">
        <w:rPr>
          <w:b/>
        </w:rPr>
        <w:t xml:space="preserve">s: </w:t>
      </w:r>
      <w:r w:rsidR="00FA4323" w:rsidRPr="00B13C16">
        <w:t>Conceptualization, A.L., A.C, C.T.D, P.C.D.J,  F.L. and K.H; methodology, A.L., K.H, , P.C.D.J, A.C, C.T.D, R.K and F.L.; formal analysis, A.L., E.F and , P.C.D.J; investigation, A.L., M.B, K.H and F.L.; data curation, A.L.; writing—original draft preparation, A.L.; writing—review and editing, A.L., K.H., E.F, P.C.D.J and F.L.; visualization, A.L.; supervision, K.H, R.K and F.L.; project administration, A.L. and F.L; funding acquisition, K.H. and F.L. All authors have read and agreed to the published version of the manuscript.</w:t>
      </w:r>
    </w:p>
    <w:p w14:paraId="1C3334BA" w14:textId="56D26790" w:rsidR="00FA4323" w:rsidRPr="007475B6" w:rsidRDefault="00FA4323" w:rsidP="007475B6">
      <w:pPr>
        <w:pStyle w:val="MDPI62BackMatter"/>
        <w:rPr>
          <w:b/>
          <w:bCs/>
        </w:rPr>
      </w:pPr>
      <w:r w:rsidRPr="007475B6">
        <w:rPr>
          <w:b/>
          <w:bCs/>
        </w:rPr>
        <w:t>Funding</w:t>
      </w:r>
      <w:r w:rsidR="007475B6" w:rsidRPr="007475B6">
        <w:rPr>
          <w:b/>
          <w:bCs/>
        </w:rPr>
        <w:t>:</w:t>
      </w:r>
      <w:r w:rsidR="007475B6">
        <w:rPr>
          <w:b/>
          <w:bCs/>
        </w:rPr>
        <w:t xml:space="preserve"> </w:t>
      </w:r>
      <w:r w:rsidRPr="00FA4323">
        <w:t xml:space="preserve">This research was funded </w:t>
      </w:r>
      <w:r w:rsidRPr="00B13C16">
        <w:t xml:space="preserve">by the Department of Health and Human Services of the National Institutes of Health under grant number R01AI141712 and MSD Animal Health </w:t>
      </w:r>
      <w:r w:rsidRPr="00B13C16">
        <w:rPr>
          <w:lang w:eastAsia="zh-CN"/>
        </w:rPr>
        <w:t>donated all Nobivac® Rabies vaccines used for the study.</w:t>
      </w:r>
      <w:r w:rsidRPr="00B13C16">
        <w:t xml:space="preserve"> The content is solely the responsibility of the authors and does not necessarily represent the official views of the National Institutes of Health. </w:t>
      </w:r>
      <w:r w:rsidRPr="00FA4323">
        <w:t xml:space="preserve">AL was supported by the DELTAS Africa Initiative (Afrique One-ASPIRE/DEL-15-008). Afrique One-ASPIRE was funded by a consortium of donors including the African Academy of Sciences (AAS) Alliance for Accelerating Excellence in Science in Africa (AESA), the New Partnership for Africa’s Development Planning and Coordinating (NEPAD) Agency, the </w:t>
      </w:r>
      <w:proofErr w:type="spellStart"/>
      <w:r w:rsidRPr="00FA4323">
        <w:t>Wellcome</w:t>
      </w:r>
      <w:proofErr w:type="spellEnd"/>
      <w:r w:rsidRPr="00FA4323">
        <w:t xml:space="preserve"> Trust (107753/A/15/Z) and the UK government. K.H. was funded through the </w:t>
      </w:r>
      <w:proofErr w:type="spellStart"/>
      <w:r w:rsidRPr="00FA4323">
        <w:t>Wellcome</w:t>
      </w:r>
      <w:proofErr w:type="spellEnd"/>
      <w:r w:rsidRPr="00FA4323">
        <w:t xml:space="preserve"> Trust (207569/Z/17/Z).</w:t>
      </w:r>
    </w:p>
    <w:p w14:paraId="102306A5" w14:textId="63977FB7" w:rsidR="00FA4323" w:rsidRPr="007475B6" w:rsidRDefault="007475B6" w:rsidP="007475B6">
      <w:pPr>
        <w:pStyle w:val="MDPI62BackMatter"/>
        <w:rPr>
          <w:b/>
          <w:bCs/>
          <w:lang w:eastAsia="zh-CN"/>
        </w:rPr>
      </w:pPr>
      <w:r w:rsidRPr="007475B6">
        <w:rPr>
          <w:b/>
          <w:bCs/>
          <w:lang w:eastAsia="zh-CN"/>
        </w:rPr>
        <w:t>Acknowledgments</w:t>
      </w:r>
      <w:r w:rsidRPr="007475B6">
        <w:rPr>
          <w:b/>
          <w:bCs/>
        </w:rPr>
        <w:t>:</w:t>
      </w:r>
      <w:r>
        <w:rPr>
          <w:b/>
          <w:bCs/>
        </w:rPr>
        <w:t xml:space="preserve"> </w:t>
      </w:r>
      <w:r w:rsidR="00FA4323" w:rsidRPr="00FA4323">
        <w:t xml:space="preserve">We thank the Ministry of Livestock and Fisheries, the Tanzania Wildlife Research Institute (TAWIRI) and the Tanzania Commission for Science and Technology (COSTECH) for permission to undertake this research and for advice. </w:t>
      </w:r>
      <w:r w:rsidR="00FA4323" w:rsidRPr="00B13C16">
        <w:rPr>
          <w:lang w:eastAsia="zh-CN"/>
        </w:rPr>
        <w:t xml:space="preserve">We are grateful to the district veterinary officers for helping to supervise the study, Rabies Coordinators and One Health Champions for implementing the mass vaccination campaigns and to communities for their participation. We thank the Mission Rabies particularly Andrew Gibson for developing the smartphone application that was used to collect vaccination and survey data. Thanks to Rachel </w:t>
      </w:r>
      <w:proofErr w:type="spellStart"/>
      <w:r w:rsidR="00FA4323" w:rsidRPr="00B13C16">
        <w:rPr>
          <w:lang w:eastAsia="zh-CN"/>
        </w:rPr>
        <w:t>Steenson</w:t>
      </w:r>
      <w:proofErr w:type="spellEnd"/>
      <w:r w:rsidR="00FA4323" w:rsidRPr="00B13C16">
        <w:rPr>
          <w:lang w:eastAsia="zh-CN"/>
        </w:rPr>
        <w:t xml:space="preserve"> for help with figure 1.</w:t>
      </w:r>
    </w:p>
    <w:p w14:paraId="0552DABF" w14:textId="09CA44E8" w:rsidR="00FA4323" w:rsidRPr="00B13C16" w:rsidRDefault="007475B6" w:rsidP="007475B6">
      <w:pPr>
        <w:pStyle w:val="MDPI62BackMatter"/>
      </w:pPr>
      <w:r w:rsidRPr="007475B6">
        <w:rPr>
          <w:b/>
        </w:rPr>
        <w:t>Conflicts of Interest</w:t>
      </w:r>
      <w:r w:rsidR="00FA4323" w:rsidRPr="007475B6">
        <w:rPr>
          <w:b/>
        </w:rPr>
        <w:t xml:space="preserve">: </w:t>
      </w:r>
      <w:r w:rsidR="00FA4323" w:rsidRPr="00B13C16">
        <w:t xml:space="preserve">none declared </w:t>
      </w:r>
    </w:p>
    <w:p w14:paraId="0F0D59FB" w14:textId="77777777" w:rsidR="00FA4323" w:rsidRPr="00B13C16" w:rsidRDefault="00FA4323" w:rsidP="007475B6">
      <w:pPr>
        <w:pStyle w:val="MDPI21heading1"/>
        <w:ind w:left="0"/>
      </w:pPr>
      <w:r w:rsidRPr="00B13C16">
        <w:t xml:space="preserve">References </w:t>
      </w:r>
    </w:p>
    <w:p w14:paraId="446CEE50" w14:textId="77777777" w:rsidR="00664643" w:rsidRPr="00664643" w:rsidRDefault="00FA4323" w:rsidP="00664643">
      <w:pPr>
        <w:pStyle w:val="Bibliography"/>
        <w:rPr>
          <w:color w:val="auto"/>
          <w:lang w:val="en-GB"/>
        </w:rPr>
      </w:pPr>
      <w:r w:rsidRPr="007475B6">
        <w:rPr>
          <w:rFonts w:eastAsia="Calibri"/>
          <w:noProof w:val="0"/>
          <w:color w:val="auto"/>
          <w:sz w:val="18"/>
          <w:szCs w:val="24"/>
          <w:lang w:bidi="en-US"/>
        </w:rPr>
        <w:fldChar w:fldCharType="begin"/>
      </w:r>
      <w:r w:rsidR="00064FEA">
        <w:rPr>
          <w:noProof w:val="0"/>
          <w:sz w:val="18"/>
          <w:lang w:bidi="en-US"/>
        </w:rPr>
        <w:instrText xml:space="preserve"> ADDIN ZOTERO_BIBL {"uncited":[],"omitted":[],"custom":[]} CSL_BIBLIOGRAPHY </w:instrText>
      </w:r>
      <w:r w:rsidRPr="007475B6">
        <w:rPr>
          <w:rFonts w:eastAsia="Calibri"/>
          <w:noProof w:val="0"/>
          <w:color w:val="auto"/>
          <w:sz w:val="18"/>
          <w:szCs w:val="24"/>
          <w:lang w:bidi="en-US"/>
        </w:rPr>
        <w:fldChar w:fldCharType="separate"/>
      </w:r>
      <w:r w:rsidR="00664643" w:rsidRPr="00664643">
        <w:rPr>
          <w:color w:val="auto"/>
          <w:lang w:val="en-GB"/>
        </w:rPr>
        <w:t xml:space="preserve">1. </w:t>
      </w:r>
      <w:r w:rsidR="00664643" w:rsidRPr="00664643">
        <w:rPr>
          <w:color w:val="auto"/>
          <w:lang w:val="en-GB"/>
        </w:rPr>
        <w:tab/>
        <w:t xml:space="preserve">Knobel, D.L.; Cleaveland, S.; Coleman, P.G.; Fèvre, E.M.; Meltzer, M.I.; Miranda, M.E.G.; Shaw, A.; Zinsstag, J.; Meslin, F.-X. Re-Evaluating the Burden of Rabies in Africa and Asia. </w:t>
      </w:r>
      <w:r w:rsidR="00664643" w:rsidRPr="00664643">
        <w:rPr>
          <w:i/>
          <w:iCs/>
          <w:color w:val="auto"/>
          <w:lang w:val="en-GB"/>
        </w:rPr>
        <w:t>Bull. World Health Organ.</w:t>
      </w:r>
      <w:r w:rsidR="00664643" w:rsidRPr="00664643">
        <w:rPr>
          <w:color w:val="auto"/>
          <w:lang w:val="en-GB"/>
        </w:rPr>
        <w:t xml:space="preserve"> </w:t>
      </w:r>
      <w:r w:rsidR="00664643" w:rsidRPr="00664643">
        <w:rPr>
          <w:b/>
          <w:bCs/>
          <w:color w:val="auto"/>
          <w:lang w:val="en-GB"/>
        </w:rPr>
        <w:t>2005</w:t>
      </w:r>
      <w:r w:rsidR="00664643" w:rsidRPr="00664643">
        <w:rPr>
          <w:color w:val="auto"/>
          <w:lang w:val="en-GB"/>
        </w:rPr>
        <w:t xml:space="preserve">, </w:t>
      </w:r>
      <w:r w:rsidR="00664643" w:rsidRPr="00664643">
        <w:rPr>
          <w:i/>
          <w:iCs/>
          <w:color w:val="auto"/>
          <w:lang w:val="en-GB"/>
        </w:rPr>
        <w:t>83</w:t>
      </w:r>
      <w:r w:rsidR="00664643" w:rsidRPr="00664643">
        <w:rPr>
          <w:color w:val="auto"/>
          <w:lang w:val="en-GB"/>
        </w:rPr>
        <w:t>, 360–368.</w:t>
      </w:r>
    </w:p>
    <w:p w14:paraId="21FF3EE4" w14:textId="77777777" w:rsidR="00664643" w:rsidRPr="00664643" w:rsidRDefault="00664643" w:rsidP="00664643">
      <w:pPr>
        <w:pStyle w:val="Bibliography"/>
        <w:rPr>
          <w:color w:val="auto"/>
          <w:lang w:val="en-GB"/>
        </w:rPr>
      </w:pPr>
      <w:r w:rsidRPr="00664643">
        <w:rPr>
          <w:color w:val="auto"/>
          <w:lang w:val="en-GB"/>
        </w:rPr>
        <w:lastRenderedPageBreak/>
        <w:t xml:space="preserve">2. </w:t>
      </w:r>
      <w:r w:rsidRPr="00664643">
        <w:rPr>
          <w:color w:val="auto"/>
          <w:lang w:val="en-GB"/>
        </w:rPr>
        <w:tab/>
        <w:t xml:space="preserve">Jibat, T.; Mourits, M.C.; Hogeveen, H. Incidence and Economic Impact of Rabies in the Cattle Population of Ethiopia. </w:t>
      </w:r>
      <w:r w:rsidRPr="00664643">
        <w:rPr>
          <w:i/>
          <w:iCs/>
          <w:color w:val="auto"/>
          <w:lang w:val="en-GB"/>
        </w:rPr>
        <w:t>Prev. Vet. Med.</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130</w:t>
      </w:r>
      <w:r w:rsidRPr="00664643">
        <w:rPr>
          <w:color w:val="auto"/>
          <w:lang w:val="en-GB"/>
        </w:rPr>
        <w:t>, 67–76.</w:t>
      </w:r>
    </w:p>
    <w:p w14:paraId="581C83C6" w14:textId="77777777" w:rsidR="00664643" w:rsidRPr="00664643" w:rsidRDefault="00664643" w:rsidP="00664643">
      <w:pPr>
        <w:pStyle w:val="Bibliography"/>
        <w:rPr>
          <w:color w:val="auto"/>
          <w:lang w:val="en-GB"/>
        </w:rPr>
      </w:pPr>
      <w:r w:rsidRPr="00664643">
        <w:rPr>
          <w:color w:val="auto"/>
          <w:lang w:val="en-GB"/>
        </w:rPr>
        <w:t xml:space="preserve">3. </w:t>
      </w:r>
      <w:r w:rsidRPr="00664643">
        <w:rPr>
          <w:color w:val="auto"/>
          <w:lang w:val="en-GB"/>
        </w:rPr>
        <w:tab/>
        <w:t xml:space="preserve">Fooks, A.R.; Banyard, A.C.; Horton, D.L.; Johnson, N.; McElhinney, L.M.; Jackson, A.C. Current Status of Rabies and Prospects for Elimination. </w:t>
      </w:r>
      <w:r w:rsidRPr="00664643">
        <w:rPr>
          <w:i/>
          <w:iCs/>
          <w:color w:val="auto"/>
          <w:lang w:val="en-GB"/>
        </w:rPr>
        <w:t>Lancet Lond. Engl.</w:t>
      </w:r>
      <w:r w:rsidRPr="00664643">
        <w:rPr>
          <w:color w:val="auto"/>
          <w:lang w:val="en-GB"/>
        </w:rPr>
        <w:t xml:space="preserve"> </w:t>
      </w:r>
      <w:r w:rsidRPr="00664643">
        <w:rPr>
          <w:b/>
          <w:bCs/>
          <w:color w:val="auto"/>
          <w:lang w:val="en-GB"/>
        </w:rPr>
        <w:t>2014</w:t>
      </w:r>
      <w:r w:rsidRPr="00664643">
        <w:rPr>
          <w:color w:val="auto"/>
          <w:lang w:val="en-GB"/>
        </w:rPr>
        <w:t xml:space="preserve">, </w:t>
      </w:r>
      <w:r w:rsidRPr="00664643">
        <w:rPr>
          <w:i/>
          <w:iCs/>
          <w:color w:val="auto"/>
          <w:lang w:val="en-GB"/>
        </w:rPr>
        <w:t>384</w:t>
      </w:r>
      <w:r w:rsidRPr="00664643">
        <w:rPr>
          <w:color w:val="auto"/>
          <w:lang w:val="en-GB"/>
        </w:rPr>
        <w:t>, 1389–1399, doi:10.1016/S0140-6736(13)62707-5.</w:t>
      </w:r>
    </w:p>
    <w:p w14:paraId="58F81FB1" w14:textId="77777777" w:rsidR="00664643" w:rsidRPr="00664643" w:rsidRDefault="00664643" w:rsidP="00664643">
      <w:pPr>
        <w:pStyle w:val="Bibliography"/>
        <w:rPr>
          <w:color w:val="auto"/>
          <w:lang w:val="en-GB"/>
        </w:rPr>
      </w:pPr>
      <w:r w:rsidRPr="00664643">
        <w:rPr>
          <w:color w:val="auto"/>
          <w:lang w:val="en-GB"/>
        </w:rPr>
        <w:t xml:space="preserve">4. </w:t>
      </w:r>
      <w:r w:rsidRPr="00664643">
        <w:rPr>
          <w:color w:val="auto"/>
          <w:lang w:val="en-GB"/>
        </w:rPr>
        <w:tab/>
        <w:t xml:space="preserve">Cleaveland, S.; Kaare, M.; Tiringa, P.; Mlengeya, T.; Barrat, J. A Dog Rabies Vaccination Campaign in Rural Africa: Impact on the Incidence of Dog Rabies and Human Dog-Bite Injuries. </w:t>
      </w:r>
      <w:r w:rsidRPr="00664643">
        <w:rPr>
          <w:i/>
          <w:iCs/>
          <w:color w:val="auto"/>
          <w:lang w:val="en-GB"/>
        </w:rPr>
        <w:t>Vaccine</w:t>
      </w:r>
      <w:r w:rsidRPr="00664643">
        <w:rPr>
          <w:color w:val="auto"/>
          <w:lang w:val="en-GB"/>
        </w:rPr>
        <w:t xml:space="preserve"> </w:t>
      </w:r>
      <w:r w:rsidRPr="00664643">
        <w:rPr>
          <w:b/>
          <w:bCs/>
          <w:color w:val="auto"/>
          <w:lang w:val="en-GB"/>
        </w:rPr>
        <w:t>2003</w:t>
      </w:r>
      <w:r w:rsidRPr="00664643">
        <w:rPr>
          <w:color w:val="auto"/>
          <w:lang w:val="en-GB"/>
        </w:rPr>
        <w:t xml:space="preserve">, </w:t>
      </w:r>
      <w:r w:rsidRPr="00664643">
        <w:rPr>
          <w:i/>
          <w:iCs/>
          <w:color w:val="auto"/>
          <w:lang w:val="en-GB"/>
        </w:rPr>
        <w:t>21</w:t>
      </w:r>
      <w:r w:rsidRPr="00664643">
        <w:rPr>
          <w:color w:val="auto"/>
          <w:lang w:val="en-GB"/>
        </w:rPr>
        <w:t>, 1965–1973, doi:10.1016/S0264-410X(02)00778-8.</w:t>
      </w:r>
    </w:p>
    <w:p w14:paraId="41E49E32" w14:textId="77777777" w:rsidR="00664643" w:rsidRPr="00664643" w:rsidRDefault="00664643" w:rsidP="00664643">
      <w:pPr>
        <w:pStyle w:val="Bibliography"/>
        <w:rPr>
          <w:color w:val="auto"/>
          <w:lang w:val="en-GB"/>
        </w:rPr>
      </w:pPr>
      <w:r w:rsidRPr="00664643">
        <w:rPr>
          <w:color w:val="auto"/>
          <w:lang w:val="en-GB"/>
        </w:rPr>
        <w:t xml:space="preserve">5. </w:t>
      </w:r>
      <w:r w:rsidRPr="00664643">
        <w:rPr>
          <w:color w:val="auto"/>
          <w:lang w:val="en-GB"/>
        </w:rPr>
        <w:tab/>
        <w:t xml:space="preserve">Zinsstag, J.; Dürr, S.; Penny, M.; Mindekem, R.; Roth, F.; Gonzalez, S.M.; Naissengar, S.; Hattendorf, J. Transmission Dynamics and Economics of Rabies Control in Dogs and Humans in an African City. </w:t>
      </w:r>
      <w:r w:rsidRPr="00664643">
        <w:rPr>
          <w:i/>
          <w:iCs/>
          <w:color w:val="auto"/>
          <w:lang w:val="en-GB"/>
        </w:rPr>
        <w:t>Proc. Natl. Acad. Sci.</w:t>
      </w:r>
      <w:r w:rsidRPr="00664643">
        <w:rPr>
          <w:color w:val="auto"/>
          <w:lang w:val="en-GB"/>
        </w:rPr>
        <w:t xml:space="preserve"> </w:t>
      </w:r>
      <w:r w:rsidRPr="00664643">
        <w:rPr>
          <w:b/>
          <w:bCs/>
          <w:color w:val="auto"/>
          <w:lang w:val="en-GB"/>
        </w:rPr>
        <w:t>2009</w:t>
      </w:r>
      <w:r w:rsidRPr="00664643">
        <w:rPr>
          <w:color w:val="auto"/>
          <w:lang w:val="en-GB"/>
        </w:rPr>
        <w:t xml:space="preserve">, </w:t>
      </w:r>
      <w:r w:rsidRPr="00664643">
        <w:rPr>
          <w:i/>
          <w:iCs/>
          <w:color w:val="auto"/>
          <w:lang w:val="en-GB"/>
        </w:rPr>
        <w:t>106</w:t>
      </w:r>
      <w:r w:rsidRPr="00664643">
        <w:rPr>
          <w:color w:val="auto"/>
          <w:lang w:val="en-GB"/>
        </w:rPr>
        <w:t>, 14996–15001, doi:10.1073/pnas.0904740106.</w:t>
      </w:r>
    </w:p>
    <w:p w14:paraId="7A95B648" w14:textId="77777777" w:rsidR="00664643" w:rsidRPr="00664643" w:rsidRDefault="00664643" w:rsidP="00664643">
      <w:pPr>
        <w:pStyle w:val="Bibliography"/>
        <w:rPr>
          <w:color w:val="auto"/>
          <w:lang w:val="en-GB"/>
        </w:rPr>
      </w:pPr>
      <w:r w:rsidRPr="00664643">
        <w:rPr>
          <w:color w:val="auto"/>
          <w:lang w:val="en-GB"/>
        </w:rPr>
        <w:t xml:space="preserve">6. </w:t>
      </w:r>
      <w:r w:rsidRPr="00664643">
        <w:rPr>
          <w:color w:val="auto"/>
          <w:lang w:val="en-GB"/>
        </w:rPr>
        <w:tab/>
        <w:t xml:space="preserve">Briggs, D.J. The Role of Vaccination in Rabies Prevention. </w:t>
      </w:r>
      <w:r w:rsidRPr="00664643">
        <w:rPr>
          <w:i/>
          <w:iCs/>
          <w:color w:val="auto"/>
          <w:lang w:val="en-GB"/>
        </w:rPr>
        <w:t>Curr. Opin. Virol.</w:t>
      </w:r>
      <w:r w:rsidRPr="00664643">
        <w:rPr>
          <w:color w:val="auto"/>
          <w:lang w:val="en-GB"/>
        </w:rPr>
        <w:t xml:space="preserve"> </w:t>
      </w:r>
      <w:r w:rsidRPr="00664643">
        <w:rPr>
          <w:b/>
          <w:bCs/>
          <w:color w:val="auto"/>
          <w:lang w:val="en-GB"/>
        </w:rPr>
        <w:t>2012</w:t>
      </w:r>
      <w:r w:rsidRPr="00664643">
        <w:rPr>
          <w:color w:val="auto"/>
          <w:lang w:val="en-GB"/>
        </w:rPr>
        <w:t xml:space="preserve">, </w:t>
      </w:r>
      <w:r w:rsidRPr="00664643">
        <w:rPr>
          <w:i/>
          <w:iCs/>
          <w:color w:val="auto"/>
          <w:lang w:val="en-GB"/>
        </w:rPr>
        <w:t>2</w:t>
      </w:r>
      <w:r w:rsidRPr="00664643">
        <w:rPr>
          <w:color w:val="auto"/>
          <w:lang w:val="en-GB"/>
        </w:rPr>
        <w:t>, 309–314, doi:10.1016/j.coviro.2012.03.007.</w:t>
      </w:r>
    </w:p>
    <w:p w14:paraId="5C7EEB5B" w14:textId="77777777" w:rsidR="00664643" w:rsidRPr="00664643" w:rsidRDefault="00664643" w:rsidP="00664643">
      <w:pPr>
        <w:pStyle w:val="Bibliography"/>
        <w:rPr>
          <w:color w:val="auto"/>
          <w:lang w:val="en-GB"/>
        </w:rPr>
      </w:pPr>
      <w:r w:rsidRPr="00664643">
        <w:rPr>
          <w:color w:val="auto"/>
          <w:lang w:val="en-GB"/>
        </w:rPr>
        <w:t xml:space="preserve">7. </w:t>
      </w:r>
      <w:r w:rsidRPr="00664643">
        <w:rPr>
          <w:color w:val="auto"/>
          <w:lang w:val="en-GB"/>
        </w:rPr>
        <w:tab/>
        <w:t xml:space="preserve">Lembo, T.; Hampson, K.; Kaare, M.T.; Ernest, E.; Knobel, D.; Kazwala, R.R.; Haydon, D.T.; Cleaveland, S. The Feasibility of Canine Rabies Elimination in Africa: Dispelling Doubts with Data. </w:t>
      </w:r>
      <w:r w:rsidRPr="00664643">
        <w:rPr>
          <w:i/>
          <w:iCs/>
          <w:color w:val="auto"/>
          <w:lang w:val="en-GB"/>
        </w:rPr>
        <w:t>PLoS Negl. Trop. Dis.</w:t>
      </w:r>
      <w:r w:rsidRPr="00664643">
        <w:rPr>
          <w:color w:val="auto"/>
          <w:lang w:val="en-GB"/>
        </w:rPr>
        <w:t xml:space="preserve"> </w:t>
      </w:r>
      <w:r w:rsidRPr="00664643">
        <w:rPr>
          <w:b/>
          <w:bCs/>
          <w:color w:val="auto"/>
          <w:lang w:val="en-GB"/>
        </w:rPr>
        <w:t>2010</w:t>
      </w:r>
      <w:r w:rsidRPr="00664643">
        <w:rPr>
          <w:color w:val="auto"/>
          <w:lang w:val="en-GB"/>
        </w:rPr>
        <w:t xml:space="preserve">, </w:t>
      </w:r>
      <w:r w:rsidRPr="00664643">
        <w:rPr>
          <w:i/>
          <w:iCs/>
          <w:color w:val="auto"/>
          <w:lang w:val="en-GB"/>
        </w:rPr>
        <w:t>4</w:t>
      </w:r>
      <w:r w:rsidRPr="00664643">
        <w:rPr>
          <w:color w:val="auto"/>
          <w:lang w:val="en-GB"/>
        </w:rPr>
        <w:t>, e626, doi:10.1371/journal.pntd.0000626.</w:t>
      </w:r>
    </w:p>
    <w:p w14:paraId="0C17DE00" w14:textId="77777777" w:rsidR="00664643" w:rsidRPr="00664643" w:rsidRDefault="00664643" w:rsidP="00664643">
      <w:pPr>
        <w:pStyle w:val="Bibliography"/>
        <w:rPr>
          <w:color w:val="auto"/>
          <w:lang w:val="en-GB"/>
        </w:rPr>
      </w:pPr>
      <w:r w:rsidRPr="00664643">
        <w:rPr>
          <w:color w:val="auto"/>
          <w:lang w:val="en-GB"/>
        </w:rPr>
        <w:t xml:space="preserve">8. </w:t>
      </w:r>
      <w:r w:rsidRPr="00664643">
        <w:rPr>
          <w:color w:val="auto"/>
          <w:lang w:val="en-GB"/>
        </w:rPr>
        <w:tab/>
        <w:t xml:space="preserve">Kaneko, C.; Omori, R.; Sasaki, M.; Kataoka-Nakamura, C.; Simulundu, E.; Muleya, W.; Moonga, L.; Ndebe, J.; Hang’ombe, B.M.; Dautu, G. Domestic Dog Demographics and Estimates of Canine Vaccination Coverage in a Rural Area of Zambia for the Elimination of Rabies. </w:t>
      </w:r>
      <w:r w:rsidRPr="00664643">
        <w:rPr>
          <w:i/>
          <w:iCs/>
          <w:color w:val="auto"/>
          <w:lang w:val="en-GB"/>
        </w:rPr>
        <w:t>PLoS Negl. Trop. Dis.</w:t>
      </w:r>
      <w:r w:rsidRPr="00664643">
        <w:rPr>
          <w:color w:val="auto"/>
          <w:lang w:val="en-GB"/>
        </w:rPr>
        <w:t xml:space="preserve"> </w:t>
      </w:r>
      <w:r w:rsidRPr="00664643">
        <w:rPr>
          <w:b/>
          <w:bCs/>
          <w:color w:val="auto"/>
          <w:lang w:val="en-GB"/>
        </w:rPr>
        <w:t>2021</w:t>
      </w:r>
      <w:r w:rsidRPr="00664643">
        <w:rPr>
          <w:color w:val="auto"/>
          <w:lang w:val="en-GB"/>
        </w:rPr>
        <w:t xml:space="preserve">, </w:t>
      </w:r>
      <w:r w:rsidRPr="00664643">
        <w:rPr>
          <w:i/>
          <w:iCs/>
          <w:color w:val="auto"/>
          <w:lang w:val="en-GB"/>
        </w:rPr>
        <w:t>15</w:t>
      </w:r>
      <w:r w:rsidRPr="00664643">
        <w:rPr>
          <w:color w:val="auto"/>
          <w:lang w:val="en-GB"/>
        </w:rPr>
        <w:t>, e0009222, doi:10.1371/journal.pntd.0009222.</w:t>
      </w:r>
    </w:p>
    <w:p w14:paraId="0AAC549C" w14:textId="77777777" w:rsidR="00664643" w:rsidRPr="00664643" w:rsidRDefault="00664643" w:rsidP="00664643">
      <w:pPr>
        <w:pStyle w:val="Bibliography"/>
        <w:rPr>
          <w:color w:val="auto"/>
          <w:lang w:val="en-GB"/>
        </w:rPr>
      </w:pPr>
      <w:r w:rsidRPr="00664643">
        <w:rPr>
          <w:color w:val="auto"/>
          <w:lang w:val="en-GB"/>
        </w:rPr>
        <w:t xml:space="preserve">9. </w:t>
      </w:r>
      <w:r w:rsidRPr="00664643">
        <w:rPr>
          <w:color w:val="auto"/>
          <w:lang w:val="en-GB"/>
        </w:rPr>
        <w:tab/>
        <w:t xml:space="preserve">Gsell, A.S.; Knobel, D.L.; Cleaveland, S.; Kazwala, R.R.; Vounatsou, P.; Zinsstag, J. Domestic Dog Demographic Structure and Dynamics Relevant to Rabies Control Planning in Urban Areas in Africa: The Case of Iringa, Tanzania. </w:t>
      </w:r>
      <w:r w:rsidRPr="00664643">
        <w:rPr>
          <w:i/>
          <w:iCs/>
          <w:color w:val="auto"/>
          <w:lang w:val="en-GB"/>
        </w:rPr>
        <w:t>BMC Vet. Res.</w:t>
      </w:r>
      <w:r w:rsidRPr="00664643">
        <w:rPr>
          <w:color w:val="auto"/>
          <w:lang w:val="en-GB"/>
        </w:rPr>
        <w:t xml:space="preserve"> </w:t>
      </w:r>
      <w:r w:rsidRPr="00664643">
        <w:rPr>
          <w:b/>
          <w:bCs/>
          <w:color w:val="auto"/>
          <w:lang w:val="en-GB"/>
        </w:rPr>
        <w:t>2012</w:t>
      </w:r>
      <w:r w:rsidRPr="00664643">
        <w:rPr>
          <w:color w:val="auto"/>
          <w:lang w:val="en-GB"/>
        </w:rPr>
        <w:t xml:space="preserve">, </w:t>
      </w:r>
      <w:r w:rsidRPr="00664643">
        <w:rPr>
          <w:i/>
          <w:iCs/>
          <w:color w:val="auto"/>
          <w:lang w:val="en-GB"/>
        </w:rPr>
        <w:t>8</w:t>
      </w:r>
      <w:r w:rsidRPr="00664643">
        <w:rPr>
          <w:color w:val="auto"/>
          <w:lang w:val="en-GB"/>
        </w:rPr>
        <w:t>, 1–10, doi:10.1186/1746-6148-8-236.</w:t>
      </w:r>
    </w:p>
    <w:p w14:paraId="10369767" w14:textId="77777777" w:rsidR="00664643" w:rsidRPr="00664643" w:rsidRDefault="00664643" w:rsidP="00664643">
      <w:pPr>
        <w:pStyle w:val="Bibliography"/>
        <w:rPr>
          <w:color w:val="auto"/>
          <w:lang w:val="en-GB"/>
        </w:rPr>
      </w:pPr>
      <w:r w:rsidRPr="00664643">
        <w:rPr>
          <w:color w:val="auto"/>
          <w:lang w:val="en-GB"/>
        </w:rPr>
        <w:t xml:space="preserve">10. </w:t>
      </w:r>
      <w:r w:rsidRPr="00664643">
        <w:rPr>
          <w:color w:val="auto"/>
          <w:lang w:val="en-GB"/>
        </w:rPr>
        <w:tab/>
        <w:t xml:space="preserve">Cleaton, J.M.; Wallace, R.M.; Crowdis, K.; Gibson, A.; Monroe, B.; Ludder, F.; Etheart, M.D.; Natal Vigilato, M.A.; King, A. Impact of Community-Delivered SMS Alerts on Dog-Owner Participation during a Mass Rabies Vaccination Campaign, Haiti 2017. </w:t>
      </w:r>
      <w:r w:rsidRPr="00664643">
        <w:rPr>
          <w:i/>
          <w:iCs/>
          <w:color w:val="auto"/>
          <w:lang w:val="en-GB"/>
        </w:rPr>
        <w:t>Vaccine</w:t>
      </w:r>
      <w:r w:rsidRPr="00664643">
        <w:rPr>
          <w:color w:val="auto"/>
          <w:lang w:val="en-GB"/>
        </w:rPr>
        <w:t xml:space="preserve"> </w:t>
      </w:r>
      <w:r w:rsidRPr="00664643">
        <w:rPr>
          <w:b/>
          <w:bCs/>
          <w:color w:val="auto"/>
          <w:lang w:val="en-GB"/>
        </w:rPr>
        <w:t>2018</w:t>
      </w:r>
      <w:r w:rsidRPr="00664643">
        <w:rPr>
          <w:color w:val="auto"/>
          <w:lang w:val="en-GB"/>
        </w:rPr>
        <w:t xml:space="preserve">, </w:t>
      </w:r>
      <w:r w:rsidRPr="00664643">
        <w:rPr>
          <w:i/>
          <w:iCs/>
          <w:color w:val="auto"/>
          <w:lang w:val="en-GB"/>
        </w:rPr>
        <w:t>36</w:t>
      </w:r>
      <w:r w:rsidRPr="00664643">
        <w:rPr>
          <w:color w:val="auto"/>
          <w:lang w:val="en-GB"/>
        </w:rPr>
        <w:t>, 2321–2325, doi:10.1016/j.vaccine.2018.03.017.</w:t>
      </w:r>
    </w:p>
    <w:p w14:paraId="195AFCC6" w14:textId="77777777" w:rsidR="00664643" w:rsidRPr="00664643" w:rsidRDefault="00664643" w:rsidP="00664643">
      <w:pPr>
        <w:pStyle w:val="Bibliography"/>
        <w:rPr>
          <w:color w:val="auto"/>
          <w:lang w:val="en-GB"/>
        </w:rPr>
      </w:pPr>
      <w:r w:rsidRPr="00664643">
        <w:rPr>
          <w:color w:val="auto"/>
          <w:lang w:val="en-GB"/>
        </w:rPr>
        <w:t xml:space="preserve">11. </w:t>
      </w:r>
      <w:r w:rsidRPr="00664643">
        <w:rPr>
          <w:color w:val="auto"/>
          <w:lang w:val="en-GB"/>
        </w:rPr>
        <w:tab/>
        <w:t xml:space="preserve">Arief, R.A.; Hampson, K.; Jatikusumah, A.; Widyastuti, M.D.; Sunandar; Basri, C.; Putra, A.A.; Willyanto, I.; Estoepangestie, A.T.; Mardiana, I.W.; et al. Determinants of Vaccination Coverage and Consequences for Rabies Control in Bali, Indonesia. </w:t>
      </w:r>
      <w:r w:rsidRPr="00664643">
        <w:rPr>
          <w:i/>
          <w:iCs/>
          <w:color w:val="auto"/>
          <w:lang w:val="en-GB"/>
        </w:rPr>
        <w:t>Front Vet Sci</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3</w:t>
      </w:r>
      <w:r w:rsidRPr="00664643">
        <w:rPr>
          <w:color w:val="auto"/>
          <w:lang w:val="en-GB"/>
        </w:rPr>
        <w:t>, 123, doi:10.3389/fvets.2016.00123.</w:t>
      </w:r>
    </w:p>
    <w:p w14:paraId="529FEDCD" w14:textId="77777777" w:rsidR="00664643" w:rsidRPr="00664643" w:rsidRDefault="00664643" w:rsidP="00664643">
      <w:pPr>
        <w:pStyle w:val="Bibliography"/>
        <w:rPr>
          <w:color w:val="auto"/>
          <w:lang w:val="en-GB"/>
        </w:rPr>
      </w:pPr>
      <w:r w:rsidRPr="00664643">
        <w:rPr>
          <w:color w:val="auto"/>
          <w:lang w:val="en-GB"/>
        </w:rPr>
        <w:t xml:space="preserve">12. </w:t>
      </w:r>
      <w:r w:rsidRPr="00664643">
        <w:rPr>
          <w:color w:val="auto"/>
          <w:lang w:val="en-GB"/>
        </w:rPr>
        <w:tab/>
        <w:t xml:space="preserve">Conan, A.; Akerele, O.; Simpson, G.; Reininghaus, B.; van Rooyen, J.; Knobel, D. Population Dynamics of Owned, Free-Roaming Dogs: Implications for Rabies Control. </w:t>
      </w:r>
      <w:r w:rsidRPr="00664643">
        <w:rPr>
          <w:i/>
          <w:iCs/>
          <w:color w:val="auto"/>
          <w:lang w:val="en-GB"/>
        </w:rPr>
        <w:t>PLoS Negl Trop Dis</w:t>
      </w:r>
      <w:r w:rsidRPr="00664643">
        <w:rPr>
          <w:color w:val="auto"/>
          <w:lang w:val="en-GB"/>
        </w:rPr>
        <w:t xml:space="preserve"> </w:t>
      </w:r>
      <w:r w:rsidRPr="00664643">
        <w:rPr>
          <w:b/>
          <w:bCs/>
          <w:color w:val="auto"/>
          <w:lang w:val="en-GB"/>
        </w:rPr>
        <w:t>2015</w:t>
      </w:r>
      <w:r w:rsidRPr="00664643">
        <w:rPr>
          <w:color w:val="auto"/>
          <w:lang w:val="en-GB"/>
        </w:rPr>
        <w:t xml:space="preserve">, </w:t>
      </w:r>
      <w:r w:rsidRPr="00664643">
        <w:rPr>
          <w:i/>
          <w:iCs/>
          <w:color w:val="auto"/>
          <w:lang w:val="en-GB"/>
        </w:rPr>
        <w:t>9</w:t>
      </w:r>
      <w:r w:rsidRPr="00664643">
        <w:rPr>
          <w:color w:val="auto"/>
          <w:lang w:val="en-GB"/>
        </w:rPr>
        <w:t>, e0004177, doi:10.1371/journal.pntd.0004177.</w:t>
      </w:r>
    </w:p>
    <w:p w14:paraId="5C72C250" w14:textId="77777777" w:rsidR="00664643" w:rsidRPr="00664643" w:rsidRDefault="00664643" w:rsidP="00664643">
      <w:pPr>
        <w:pStyle w:val="Bibliography"/>
        <w:rPr>
          <w:color w:val="auto"/>
          <w:lang w:val="en-GB"/>
        </w:rPr>
      </w:pPr>
      <w:r w:rsidRPr="00664643">
        <w:rPr>
          <w:color w:val="auto"/>
          <w:lang w:val="en-GB"/>
        </w:rPr>
        <w:t xml:space="preserve">13. </w:t>
      </w:r>
      <w:r w:rsidRPr="00664643">
        <w:rPr>
          <w:color w:val="auto"/>
          <w:lang w:val="en-GB"/>
        </w:rPr>
        <w:tab/>
        <w:t xml:space="preserve">Lechenne, M.; Oussiguere, A.; Naissengar, K.; Mindekem, R.; Mosimann, L.; Rives, G.; Hattendorf, J.; Moto, D.D.; Alfaroukh, I.O.; Zinsstag, J.; et al. Operational Performance and Analysis of Two Rabies Vaccination Campaigns in N’Djamena, Chad. </w:t>
      </w:r>
      <w:r w:rsidRPr="00664643">
        <w:rPr>
          <w:i/>
          <w:iCs/>
          <w:color w:val="auto"/>
          <w:lang w:val="en-GB"/>
        </w:rPr>
        <w:t>Vaccine</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34</w:t>
      </w:r>
      <w:r w:rsidRPr="00664643">
        <w:rPr>
          <w:color w:val="auto"/>
          <w:lang w:val="en-GB"/>
        </w:rPr>
        <w:t>, 571–577, doi:10.1016/j.vaccine.2015.11.033.</w:t>
      </w:r>
    </w:p>
    <w:p w14:paraId="39956608" w14:textId="77777777" w:rsidR="00664643" w:rsidRPr="00664643" w:rsidRDefault="00664643" w:rsidP="00664643">
      <w:pPr>
        <w:pStyle w:val="Bibliography"/>
        <w:rPr>
          <w:color w:val="auto"/>
          <w:lang w:val="en-GB"/>
        </w:rPr>
      </w:pPr>
      <w:r w:rsidRPr="00664643">
        <w:rPr>
          <w:color w:val="auto"/>
          <w:lang w:val="en-GB"/>
        </w:rPr>
        <w:t xml:space="preserve">14. </w:t>
      </w:r>
      <w:r w:rsidRPr="00664643">
        <w:rPr>
          <w:color w:val="auto"/>
          <w:lang w:val="en-GB"/>
        </w:rPr>
        <w:tab/>
        <w:t xml:space="preserve">Minyoo, A.B.; Steinmetz, M.; Czupryna, A.; Bigambo, M.; Mzimbiri, I.; Powell, G.; Gwakisa, P.; Lankester, F. Incentives Increase Participation in Mass Dog Rabies Vaccination Clinics and Methods of Coverage Estimation Are Assessed to Be Accurate. </w:t>
      </w:r>
      <w:r w:rsidRPr="00664643">
        <w:rPr>
          <w:i/>
          <w:iCs/>
          <w:color w:val="auto"/>
          <w:lang w:val="en-GB"/>
        </w:rPr>
        <w:t>PLoS Negl. Trop. Dis.</w:t>
      </w:r>
      <w:r w:rsidRPr="00664643">
        <w:rPr>
          <w:color w:val="auto"/>
          <w:lang w:val="en-GB"/>
        </w:rPr>
        <w:t xml:space="preserve"> </w:t>
      </w:r>
      <w:r w:rsidRPr="00664643">
        <w:rPr>
          <w:b/>
          <w:bCs/>
          <w:color w:val="auto"/>
          <w:lang w:val="en-GB"/>
        </w:rPr>
        <w:t>2015</w:t>
      </w:r>
      <w:r w:rsidRPr="00664643">
        <w:rPr>
          <w:color w:val="auto"/>
          <w:lang w:val="en-GB"/>
        </w:rPr>
        <w:t xml:space="preserve">, </w:t>
      </w:r>
      <w:r w:rsidRPr="00664643">
        <w:rPr>
          <w:i/>
          <w:iCs/>
          <w:color w:val="auto"/>
          <w:lang w:val="en-GB"/>
        </w:rPr>
        <w:t>9</w:t>
      </w:r>
      <w:r w:rsidRPr="00664643">
        <w:rPr>
          <w:color w:val="auto"/>
          <w:lang w:val="en-GB"/>
        </w:rPr>
        <w:t>, e0004221, doi:10.1371/journal.pntd.0004221.</w:t>
      </w:r>
    </w:p>
    <w:p w14:paraId="33781B1F" w14:textId="77777777" w:rsidR="00664643" w:rsidRPr="00664643" w:rsidRDefault="00664643" w:rsidP="00664643">
      <w:pPr>
        <w:pStyle w:val="Bibliography"/>
        <w:rPr>
          <w:color w:val="auto"/>
          <w:lang w:val="en-GB"/>
        </w:rPr>
      </w:pPr>
      <w:r w:rsidRPr="00664643">
        <w:rPr>
          <w:color w:val="auto"/>
          <w:lang w:val="en-GB"/>
        </w:rPr>
        <w:t xml:space="preserve">15. </w:t>
      </w:r>
      <w:r w:rsidRPr="00664643">
        <w:rPr>
          <w:color w:val="auto"/>
          <w:lang w:val="en-GB"/>
        </w:rPr>
        <w:tab/>
        <w:t xml:space="preserve">WHO Zero by 30: The Global Strategic Plan to End Human Deaths from Dog-Mediated Rabies by 2030. </w:t>
      </w:r>
      <w:r w:rsidRPr="00664643">
        <w:rPr>
          <w:b/>
          <w:bCs/>
          <w:color w:val="auto"/>
          <w:lang w:val="en-GB"/>
        </w:rPr>
        <w:t>2018</w:t>
      </w:r>
      <w:r w:rsidRPr="00664643">
        <w:rPr>
          <w:color w:val="auto"/>
          <w:lang w:val="en-GB"/>
        </w:rPr>
        <w:t>.</w:t>
      </w:r>
    </w:p>
    <w:p w14:paraId="21B5426A" w14:textId="77777777" w:rsidR="00664643" w:rsidRPr="00664643" w:rsidRDefault="00664643" w:rsidP="00664643">
      <w:pPr>
        <w:pStyle w:val="Bibliography"/>
        <w:rPr>
          <w:color w:val="auto"/>
          <w:lang w:val="en-GB"/>
        </w:rPr>
      </w:pPr>
      <w:r w:rsidRPr="00664643">
        <w:rPr>
          <w:color w:val="auto"/>
          <w:lang w:val="en-GB"/>
        </w:rPr>
        <w:t xml:space="preserve">16. </w:t>
      </w:r>
      <w:r w:rsidRPr="00664643">
        <w:rPr>
          <w:color w:val="auto"/>
          <w:lang w:val="en-GB"/>
        </w:rPr>
        <w:tab/>
        <w:t xml:space="preserve">Coleman, P.G.; Dye, C. Immunization Coverage Required to Prevent Outbreaks of Dog Rabies. </w:t>
      </w:r>
      <w:r w:rsidRPr="00664643">
        <w:rPr>
          <w:i/>
          <w:iCs/>
          <w:color w:val="auto"/>
          <w:lang w:val="en-GB"/>
        </w:rPr>
        <w:t>Vaccine</w:t>
      </w:r>
      <w:r w:rsidRPr="00664643">
        <w:rPr>
          <w:color w:val="auto"/>
          <w:lang w:val="en-GB"/>
        </w:rPr>
        <w:t xml:space="preserve"> </w:t>
      </w:r>
      <w:r w:rsidRPr="00664643">
        <w:rPr>
          <w:b/>
          <w:bCs/>
          <w:color w:val="auto"/>
          <w:lang w:val="en-GB"/>
        </w:rPr>
        <w:t>1996</w:t>
      </w:r>
      <w:r w:rsidRPr="00664643">
        <w:rPr>
          <w:color w:val="auto"/>
          <w:lang w:val="en-GB"/>
        </w:rPr>
        <w:t xml:space="preserve">, </w:t>
      </w:r>
      <w:r w:rsidRPr="00664643">
        <w:rPr>
          <w:i/>
          <w:iCs/>
          <w:color w:val="auto"/>
          <w:lang w:val="en-GB"/>
        </w:rPr>
        <w:t>14</w:t>
      </w:r>
      <w:r w:rsidRPr="00664643">
        <w:rPr>
          <w:color w:val="auto"/>
          <w:lang w:val="en-GB"/>
        </w:rPr>
        <w:t>, 185–186, doi:10.1016/0264-410X(95)00197-9.</w:t>
      </w:r>
    </w:p>
    <w:p w14:paraId="41C1A14B" w14:textId="77777777" w:rsidR="00664643" w:rsidRPr="00664643" w:rsidRDefault="00664643" w:rsidP="00664643">
      <w:pPr>
        <w:pStyle w:val="Bibliography"/>
        <w:rPr>
          <w:color w:val="auto"/>
          <w:lang w:val="en-GB"/>
        </w:rPr>
      </w:pPr>
      <w:r w:rsidRPr="00664643">
        <w:rPr>
          <w:color w:val="auto"/>
          <w:lang w:val="en-GB"/>
        </w:rPr>
        <w:t xml:space="preserve">17. </w:t>
      </w:r>
      <w:r w:rsidRPr="00664643">
        <w:rPr>
          <w:color w:val="auto"/>
          <w:lang w:val="en-GB"/>
        </w:rPr>
        <w:tab/>
        <w:t xml:space="preserve">Hampson, K.; Dushoff, J.; Cleaveland, S.; Haydon, D.T.; Kaare, M.; Packer, C.; Dobson, A. Transmission Dynamics and Prospects for the Elimination of Canine Rabies. </w:t>
      </w:r>
      <w:r w:rsidRPr="00664643">
        <w:rPr>
          <w:i/>
          <w:iCs/>
          <w:color w:val="auto"/>
          <w:lang w:val="en-GB"/>
        </w:rPr>
        <w:t>PLoS Biol</w:t>
      </w:r>
      <w:r w:rsidRPr="00664643">
        <w:rPr>
          <w:color w:val="auto"/>
          <w:lang w:val="en-GB"/>
        </w:rPr>
        <w:t xml:space="preserve"> </w:t>
      </w:r>
      <w:r w:rsidRPr="00664643">
        <w:rPr>
          <w:b/>
          <w:bCs/>
          <w:color w:val="auto"/>
          <w:lang w:val="en-GB"/>
        </w:rPr>
        <w:t>2009</w:t>
      </w:r>
      <w:r w:rsidRPr="00664643">
        <w:rPr>
          <w:color w:val="auto"/>
          <w:lang w:val="en-GB"/>
        </w:rPr>
        <w:t xml:space="preserve">, </w:t>
      </w:r>
      <w:r w:rsidRPr="00664643">
        <w:rPr>
          <w:i/>
          <w:iCs/>
          <w:color w:val="auto"/>
          <w:lang w:val="en-GB"/>
        </w:rPr>
        <w:t>7</w:t>
      </w:r>
      <w:r w:rsidRPr="00664643">
        <w:rPr>
          <w:color w:val="auto"/>
          <w:lang w:val="en-GB"/>
        </w:rPr>
        <w:t>, doi:10.1371/journal.pbio.1000053.</w:t>
      </w:r>
    </w:p>
    <w:p w14:paraId="3C558A58" w14:textId="77777777" w:rsidR="00664643" w:rsidRPr="00664643" w:rsidRDefault="00664643" w:rsidP="00664643">
      <w:pPr>
        <w:pStyle w:val="Bibliography"/>
        <w:rPr>
          <w:color w:val="auto"/>
          <w:lang w:val="en-GB"/>
        </w:rPr>
      </w:pPr>
      <w:r w:rsidRPr="00664643">
        <w:rPr>
          <w:color w:val="auto"/>
          <w:lang w:val="en-GB"/>
        </w:rPr>
        <w:lastRenderedPageBreak/>
        <w:t xml:space="preserve">18. </w:t>
      </w:r>
      <w:r w:rsidRPr="00664643">
        <w:rPr>
          <w:color w:val="auto"/>
          <w:lang w:val="en-GB"/>
        </w:rPr>
        <w:tab/>
        <w:t xml:space="preserve">Morters, M.K.; McKinley, T.J.; Restif, O.; Conlan, A.J.; Cleaveland, S.; Hampson, K.; Whay, H.R.; Damriyasa, I.M.; Wood, J.L. The Demography of Free‐roaming Dog Populations and Applications to Disease and Population Control. </w:t>
      </w:r>
      <w:r w:rsidRPr="00664643">
        <w:rPr>
          <w:i/>
          <w:iCs/>
          <w:color w:val="auto"/>
          <w:lang w:val="en-GB"/>
        </w:rPr>
        <w:t>J. Appl. Ecol.</w:t>
      </w:r>
      <w:r w:rsidRPr="00664643">
        <w:rPr>
          <w:color w:val="auto"/>
          <w:lang w:val="en-GB"/>
        </w:rPr>
        <w:t xml:space="preserve"> </w:t>
      </w:r>
      <w:r w:rsidRPr="00664643">
        <w:rPr>
          <w:b/>
          <w:bCs/>
          <w:color w:val="auto"/>
          <w:lang w:val="en-GB"/>
        </w:rPr>
        <w:t>2014</w:t>
      </w:r>
      <w:r w:rsidRPr="00664643">
        <w:rPr>
          <w:color w:val="auto"/>
          <w:lang w:val="en-GB"/>
        </w:rPr>
        <w:t xml:space="preserve">, </w:t>
      </w:r>
      <w:r w:rsidRPr="00664643">
        <w:rPr>
          <w:i/>
          <w:iCs/>
          <w:color w:val="auto"/>
          <w:lang w:val="en-GB"/>
        </w:rPr>
        <w:t>51</w:t>
      </w:r>
      <w:r w:rsidRPr="00664643">
        <w:rPr>
          <w:color w:val="auto"/>
          <w:lang w:val="en-GB"/>
        </w:rPr>
        <w:t>, 1096–1106, doi:10.1111/1365-2664.12279.</w:t>
      </w:r>
    </w:p>
    <w:p w14:paraId="38A9327A" w14:textId="77777777" w:rsidR="00664643" w:rsidRPr="00664643" w:rsidRDefault="00664643" w:rsidP="00664643">
      <w:pPr>
        <w:pStyle w:val="Bibliography"/>
        <w:rPr>
          <w:color w:val="auto"/>
          <w:lang w:val="en-GB"/>
        </w:rPr>
      </w:pPr>
      <w:r w:rsidRPr="00664643">
        <w:rPr>
          <w:color w:val="auto"/>
          <w:lang w:val="en-GB"/>
        </w:rPr>
        <w:t xml:space="preserve">19. </w:t>
      </w:r>
      <w:r w:rsidRPr="00664643">
        <w:rPr>
          <w:color w:val="auto"/>
          <w:lang w:val="en-GB"/>
        </w:rPr>
        <w:tab/>
        <w:t xml:space="preserve">Kitala, P.M.; McDermott, J.J.; Coleman, P.G.; Dye, C. Comparison of Vaccination Strategies for the Control of Dog Rabies in Machakos District, Kenya. </w:t>
      </w:r>
      <w:r w:rsidRPr="00664643">
        <w:rPr>
          <w:i/>
          <w:iCs/>
          <w:color w:val="auto"/>
          <w:lang w:val="en-GB"/>
        </w:rPr>
        <w:t>Epidemiol. Infect.</w:t>
      </w:r>
      <w:r w:rsidRPr="00664643">
        <w:rPr>
          <w:color w:val="auto"/>
          <w:lang w:val="en-GB"/>
        </w:rPr>
        <w:t xml:space="preserve"> </w:t>
      </w:r>
      <w:r w:rsidRPr="00664643">
        <w:rPr>
          <w:b/>
          <w:bCs/>
          <w:color w:val="auto"/>
          <w:lang w:val="en-GB"/>
        </w:rPr>
        <w:t>2002</w:t>
      </w:r>
      <w:r w:rsidRPr="00664643">
        <w:rPr>
          <w:color w:val="auto"/>
          <w:lang w:val="en-GB"/>
        </w:rPr>
        <w:t xml:space="preserve">, </w:t>
      </w:r>
      <w:r w:rsidRPr="00664643">
        <w:rPr>
          <w:i/>
          <w:iCs/>
          <w:color w:val="auto"/>
          <w:lang w:val="en-GB"/>
        </w:rPr>
        <w:t>129</w:t>
      </w:r>
      <w:r w:rsidRPr="00664643">
        <w:rPr>
          <w:color w:val="auto"/>
          <w:lang w:val="en-GB"/>
        </w:rPr>
        <w:t>, doi:10.1017/s0950268802006957.</w:t>
      </w:r>
    </w:p>
    <w:p w14:paraId="4E024A5C" w14:textId="77777777" w:rsidR="00664643" w:rsidRPr="00664643" w:rsidRDefault="00664643" w:rsidP="00664643">
      <w:pPr>
        <w:pStyle w:val="Bibliography"/>
        <w:rPr>
          <w:color w:val="auto"/>
          <w:lang w:val="en-GB"/>
        </w:rPr>
      </w:pPr>
      <w:r w:rsidRPr="00664643">
        <w:rPr>
          <w:color w:val="auto"/>
          <w:lang w:val="en-GB"/>
        </w:rPr>
        <w:t xml:space="preserve">20. </w:t>
      </w:r>
      <w:r w:rsidRPr="00664643">
        <w:rPr>
          <w:color w:val="auto"/>
          <w:lang w:val="en-GB"/>
        </w:rPr>
        <w:tab/>
        <w:t xml:space="preserve">Kaare, M.; Lembo, T.; Hampson, K.; Ernest, E.; Estes, A.; Mentzel, C.; Cleaveland, S. Rabies Control in Rural Africa: Evaluating Strategies for Effective Domestic Dog Vaccination. </w:t>
      </w:r>
      <w:r w:rsidRPr="00664643">
        <w:rPr>
          <w:i/>
          <w:iCs/>
          <w:color w:val="auto"/>
          <w:lang w:val="en-GB"/>
        </w:rPr>
        <w:t>Vaccine</w:t>
      </w:r>
      <w:r w:rsidRPr="00664643">
        <w:rPr>
          <w:color w:val="auto"/>
          <w:lang w:val="en-GB"/>
        </w:rPr>
        <w:t xml:space="preserve"> </w:t>
      </w:r>
      <w:r w:rsidRPr="00664643">
        <w:rPr>
          <w:b/>
          <w:bCs/>
          <w:color w:val="auto"/>
          <w:lang w:val="en-GB"/>
        </w:rPr>
        <w:t>2009</w:t>
      </w:r>
      <w:r w:rsidRPr="00664643">
        <w:rPr>
          <w:color w:val="auto"/>
          <w:lang w:val="en-GB"/>
        </w:rPr>
        <w:t xml:space="preserve">, </w:t>
      </w:r>
      <w:r w:rsidRPr="00664643">
        <w:rPr>
          <w:i/>
          <w:iCs/>
          <w:color w:val="auto"/>
          <w:lang w:val="en-GB"/>
        </w:rPr>
        <w:t>27</w:t>
      </w:r>
      <w:r w:rsidRPr="00664643">
        <w:rPr>
          <w:color w:val="auto"/>
          <w:lang w:val="en-GB"/>
        </w:rPr>
        <w:t>, 152–160.</w:t>
      </w:r>
    </w:p>
    <w:p w14:paraId="48EB95AC" w14:textId="77777777" w:rsidR="00664643" w:rsidRPr="00664643" w:rsidRDefault="00664643" w:rsidP="00664643">
      <w:pPr>
        <w:pStyle w:val="Bibliography"/>
        <w:rPr>
          <w:color w:val="auto"/>
          <w:lang w:val="en-GB"/>
        </w:rPr>
      </w:pPr>
      <w:r w:rsidRPr="00664643">
        <w:rPr>
          <w:color w:val="auto"/>
          <w:lang w:val="en-GB"/>
        </w:rPr>
        <w:t xml:space="preserve">21. </w:t>
      </w:r>
      <w:r w:rsidRPr="00664643">
        <w:rPr>
          <w:color w:val="auto"/>
          <w:lang w:val="en-GB"/>
        </w:rPr>
        <w:tab/>
        <w:t xml:space="preserve">Mulipukwa, C.P.; Mudenda, B.; Mbewe, A.R. Insights and Efforts to Control Rabies in Zambia: Evaluation of Determinants and Barriers to Dog Vaccination in Nyimba District. </w:t>
      </w:r>
      <w:r w:rsidRPr="00664643">
        <w:rPr>
          <w:i/>
          <w:iCs/>
          <w:color w:val="auto"/>
          <w:lang w:val="en-GB"/>
        </w:rPr>
        <w:t>PLoS Negl Trop Dis</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11</w:t>
      </w:r>
      <w:r w:rsidRPr="00664643">
        <w:rPr>
          <w:color w:val="auto"/>
          <w:lang w:val="en-GB"/>
        </w:rPr>
        <w:t>, e0005946, doi:10.1371/journal.pntd.0005946.</w:t>
      </w:r>
    </w:p>
    <w:p w14:paraId="10D9B0B1" w14:textId="77777777" w:rsidR="00664643" w:rsidRPr="00664643" w:rsidRDefault="00664643" w:rsidP="00664643">
      <w:pPr>
        <w:pStyle w:val="Bibliography"/>
        <w:rPr>
          <w:color w:val="auto"/>
          <w:lang w:val="en-GB"/>
        </w:rPr>
      </w:pPr>
      <w:r w:rsidRPr="00664643">
        <w:rPr>
          <w:color w:val="auto"/>
          <w:lang w:val="en-GB"/>
        </w:rPr>
        <w:t xml:space="preserve">22. </w:t>
      </w:r>
      <w:r w:rsidRPr="00664643">
        <w:rPr>
          <w:color w:val="auto"/>
          <w:lang w:val="en-GB"/>
        </w:rPr>
        <w:tab/>
        <w:t xml:space="preserve">Barbosa Costa, G.; Ludder, F.; Monroe, B.; Dilius, P.; Crowdis, K.; Blanton, J.D.; Pieracci, E.G.; Head, J.R.; Gibson, A.D.; Wallace, R.M. Barriers to Attendance of Canine Rabies Vaccination Campaigns in Haiti, 2017. </w:t>
      </w:r>
      <w:r w:rsidRPr="00664643">
        <w:rPr>
          <w:i/>
          <w:iCs/>
          <w:color w:val="auto"/>
          <w:lang w:val="en-GB"/>
        </w:rPr>
        <w:t>Transbound. Emerg. Dis.</w:t>
      </w:r>
      <w:r w:rsidRPr="00664643">
        <w:rPr>
          <w:color w:val="auto"/>
          <w:lang w:val="en-GB"/>
        </w:rPr>
        <w:t xml:space="preserve"> </w:t>
      </w:r>
      <w:r w:rsidRPr="00664643">
        <w:rPr>
          <w:b/>
          <w:bCs/>
          <w:color w:val="auto"/>
          <w:lang w:val="en-GB"/>
        </w:rPr>
        <w:t>2020</w:t>
      </w:r>
      <w:r w:rsidRPr="00664643">
        <w:rPr>
          <w:color w:val="auto"/>
          <w:lang w:val="en-GB"/>
        </w:rPr>
        <w:t xml:space="preserve">, </w:t>
      </w:r>
      <w:r w:rsidRPr="00664643">
        <w:rPr>
          <w:i/>
          <w:iCs/>
          <w:color w:val="auto"/>
          <w:lang w:val="en-GB"/>
        </w:rPr>
        <w:t>67</w:t>
      </w:r>
      <w:r w:rsidRPr="00664643">
        <w:rPr>
          <w:color w:val="auto"/>
          <w:lang w:val="en-GB"/>
        </w:rPr>
        <w:t>, 2679–2691, doi:10.1111/tbed.13622.</w:t>
      </w:r>
    </w:p>
    <w:p w14:paraId="0A5C3B8A" w14:textId="77777777" w:rsidR="00664643" w:rsidRPr="00664643" w:rsidRDefault="00664643" w:rsidP="00664643">
      <w:pPr>
        <w:pStyle w:val="Bibliography"/>
        <w:rPr>
          <w:color w:val="auto"/>
          <w:lang w:val="en-GB"/>
        </w:rPr>
      </w:pPr>
      <w:r w:rsidRPr="00664643">
        <w:rPr>
          <w:color w:val="auto"/>
          <w:lang w:val="en-GB"/>
        </w:rPr>
        <w:t xml:space="preserve">23. </w:t>
      </w:r>
      <w:r w:rsidRPr="00664643">
        <w:rPr>
          <w:color w:val="auto"/>
          <w:lang w:val="en-GB"/>
        </w:rPr>
        <w:tab/>
        <w:t xml:space="preserve">Beran, G.W. Ecology of Dogs in the Central Philippines in Relation to Rabies Control Efforts. </w:t>
      </w:r>
      <w:r w:rsidRPr="00664643">
        <w:rPr>
          <w:i/>
          <w:iCs/>
          <w:color w:val="auto"/>
          <w:lang w:val="en-GB"/>
        </w:rPr>
        <w:t>Comp. Immunol. Microbiol. Infect. Dis.</w:t>
      </w:r>
      <w:r w:rsidRPr="00664643">
        <w:rPr>
          <w:color w:val="auto"/>
          <w:lang w:val="en-GB"/>
        </w:rPr>
        <w:t xml:space="preserve"> </w:t>
      </w:r>
      <w:r w:rsidRPr="00664643">
        <w:rPr>
          <w:b/>
          <w:bCs/>
          <w:color w:val="auto"/>
          <w:lang w:val="en-GB"/>
        </w:rPr>
        <w:t>1982</w:t>
      </w:r>
      <w:r w:rsidRPr="00664643">
        <w:rPr>
          <w:color w:val="auto"/>
          <w:lang w:val="en-GB"/>
        </w:rPr>
        <w:t xml:space="preserve">, </w:t>
      </w:r>
      <w:r w:rsidRPr="00664643">
        <w:rPr>
          <w:i/>
          <w:iCs/>
          <w:color w:val="auto"/>
          <w:lang w:val="en-GB"/>
        </w:rPr>
        <w:t>5</w:t>
      </w:r>
      <w:r w:rsidRPr="00664643">
        <w:rPr>
          <w:color w:val="auto"/>
          <w:lang w:val="en-GB"/>
        </w:rPr>
        <w:t>, 265–270, doi:10.1016/0147-9571(82)90047-9.</w:t>
      </w:r>
    </w:p>
    <w:p w14:paraId="0F64CA51" w14:textId="77777777" w:rsidR="00664643" w:rsidRPr="00664643" w:rsidRDefault="00664643" w:rsidP="00664643">
      <w:pPr>
        <w:pStyle w:val="Bibliography"/>
        <w:rPr>
          <w:color w:val="auto"/>
          <w:lang w:val="en-GB"/>
        </w:rPr>
      </w:pPr>
      <w:r w:rsidRPr="00664643">
        <w:rPr>
          <w:color w:val="auto"/>
          <w:lang w:val="en-GB"/>
        </w:rPr>
        <w:t xml:space="preserve">24. </w:t>
      </w:r>
      <w:r w:rsidRPr="00664643">
        <w:rPr>
          <w:color w:val="auto"/>
          <w:lang w:val="en-GB"/>
        </w:rPr>
        <w:tab/>
        <w:t xml:space="preserve">Davlin, S.L.; VonVille, H.M. Canine Rabies Vaccination and Domestic Dog Population Characteristics in the Developing World: A Systematic Review. </w:t>
      </w:r>
      <w:r w:rsidRPr="00664643">
        <w:rPr>
          <w:i/>
          <w:iCs/>
          <w:color w:val="auto"/>
          <w:lang w:val="en-GB"/>
        </w:rPr>
        <w:t>Vaccine</w:t>
      </w:r>
      <w:r w:rsidRPr="00664643">
        <w:rPr>
          <w:color w:val="auto"/>
          <w:lang w:val="en-GB"/>
        </w:rPr>
        <w:t xml:space="preserve"> </w:t>
      </w:r>
      <w:r w:rsidRPr="00664643">
        <w:rPr>
          <w:b/>
          <w:bCs/>
          <w:color w:val="auto"/>
          <w:lang w:val="en-GB"/>
        </w:rPr>
        <w:t>2012</w:t>
      </w:r>
      <w:r w:rsidRPr="00664643">
        <w:rPr>
          <w:color w:val="auto"/>
          <w:lang w:val="en-GB"/>
        </w:rPr>
        <w:t xml:space="preserve">, </w:t>
      </w:r>
      <w:r w:rsidRPr="00664643">
        <w:rPr>
          <w:i/>
          <w:iCs/>
          <w:color w:val="auto"/>
          <w:lang w:val="en-GB"/>
        </w:rPr>
        <w:t>30</w:t>
      </w:r>
      <w:r w:rsidRPr="00664643">
        <w:rPr>
          <w:color w:val="auto"/>
          <w:lang w:val="en-GB"/>
        </w:rPr>
        <w:t>, 3492–3502, doi:10.1016/j.vaccine.2012.03.069.</w:t>
      </w:r>
    </w:p>
    <w:p w14:paraId="28B24D35" w14:textId="77777777" w:rsidR="00664643" w:rsidRPr="00664643" w:rsidRDefault="00664643" w:rsidP="00664643">
      <w:pPr>
        <w:pStyle w:val="Bibliography"/>
        <w:rPr>
          <w:color w:val="auto"/>
          <w:lang w:val="en-GB"/>
        </w:rPr>
      </w:pPr>
      <w:r w:rsidRPr="00664643">
        <w:rPr>
          <w:color w:val="auto"/>
          <w:lang w:val="en-GB"/>
        </w:rPr>
        <w:t xml:space="preserve">25. </w:t>
      </w:r>
      <w:r w:rsidRPr="00664643">
        <w:rPr>
          <w:color w:val="auto"/>
          <w:lang w:val="en-GB"/>
        </w:rPr>
        <w:tab/>
        <w:t xml:space="preserve">Lankester, F.J.; Wouters, P.A.; Czupryna, A.; Palmer, G.H.; Mzimbiri, I.; Cleaveland, S.; Francis, M.J.; Sutton, D.J.; Sonnemans, D.G. Thermotolerance of an Inactivated Rabies Vaccine for Dogs. </w:t>
      </w:r>
      <w:r w:rsidRPr="00664643">
        <w:rPr>
          <w:i/>
          <w:iCs/>
          <w:color w:val="auto"/>
          <w:lang w:val="en-GB"/>
        </w:rPr>
        <w:t>Vaccine</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34</w:t>
      </w:r>
      <w:r w:rsidRPr="00664643">
        <w:rPr>
          <w:color w:val="auto"/>
          <w:lang w:val="en-GB"/>
        </w:rPr>
        <w:t>, 5504–5511.</w:t>
      </w:r>
    </w:p>
    <w:p w14:paraId="5B48C48B" w14:textId="77777777" w:rsidR="00664643" w:rsidRPr="00664643" w:rsidRDefault="00664643" w:rsidP="00664643">
      <w:pPr>
        <w:pStyle w:val="Bibliography"/>
        <w:rPr>
          <w:color w:val="auto"/>
          <w:lang w:val="en-GB"/>
        </w:rPr>
      </w:pPr>
      <w:r w:rsidRPr="00664643">
        <w:rPr>
          <w:color w:val="auto"/>
          <w:lang w:val="en-GB"/>
        </w:rPr>
        <w:t xml:space="preserve">26. </w:t>
      </w:r>
      <w:r w:rsidRPr="00664643">
        <w:rPr>
          <w:color w:val="auto"/>
          <w:lang w:val="en-GB"/>
        </w:rPr>
        <w:tab/>
        <w:t xml:space="preserve">Chen, S.-I.; Norman, B.A.; Rajgopal, J.; Lee, B.Y. Passive Cold Devices for Vaccine Supply Chains. </w:t>
      </w:r>
      <w:r w:rsidRPr="00664643">
        <w:rPr>
          <w:i/>
          <w:iCs/>
          <w:color w:val="auto"/>
          <w:lang w:val="en-GB"/>
        </w:rPr>
        <w:t>Ann. Oper. Res.</w:t>
      </w:r>
      <w:r w:rsidRPr="00664643">
        <w:rPr>
          <w:color w:val="auto"/>
          <w:lang w:val="en-GB"/>
        </w:rPr>
        <w:t xml:space="preserve"> </w:t>
      </w:r>
      <w:r w:rsidRPr="00664643">
        <w:rPr>
          <w:b/>
          <w:bCs/>
          <w:color w:val="auto"/>
          <w:lang w:val="en-GB"/>
        </w:rPr>
        <w:t>2015</w:t>
      </w:r>
      <w:r w:rsidRPr="00664643">
        <w:rPr>
          <w:color w:val="auto"/>
          <w:lang w:val="en-GB"/>
        </w:rPr>
        <w:t xml:space="preserve">, </w:t>
      </w:r>
      <w:r w:rsidRPr="00664643">
        <w:rPr>
          <w:i/>
          <w:iCs/>
          <w:color w:val="auto"/>
          <w:lang w:val="en-GB"/>
        </w:rPr>
        <w:t>230</w:t>
      </w:r>
      <w:r w:rsidRPr="00664643">
        <w:rPr>
          <w:color w:val="auto"/>
          <w:lang w:val="en-GB"/>
        </w:rPr>
        <w:t>, 87–104, doi:10.1007/s10479-013-1502-5.</w:t>
      </w:r>
    </w:p>
    <w:p w14:paraId="11A8DD9E" w14:textId="77777777" w:rsidR="00664643" w:rsidRPr="00664643" w:rsidRDefault="00664643" w:rsidP="00664643">
      <w:pPr>
        <w:pStyle w:val="Bibliography"/>
        <w:rPr>
          <w:color w:val="auto"/>
          <w:lang w:val="en-GB"/>
        </w:rPr>
      </w:pPr>
      <w:r w:rsidRPr="00664643">
        <w:rPr>
          <w:color w:val="auto"/>
          <w:lang w:val="en-GB"/>
        </w:rPr>
        <w:t xml:space="preserve">27. </w:t>
      </w:r>
      <w:r w:rsidRPr="00664643">
        <w:rPr>
          <w:color w:val="auto"/>
          <w:lang w:val="en-GB"/>
        </w:rPr>
        <w:tab/>
        <w:t xml:space="preserve">Hibbs, B.F.; Miller, E.; Shi, J.; Smith, K.; Lewis, P.; Shimabukuro, T.T. Safety of Vaccines That Have Been Kept Outside of Recommended Temperatures: Reports to the Vaccine Adverse Event Reporting System (VAERS), 2008–2012. </w:t>
      </w:r>
      <w:r w:rsidRPr="00664643">
        <w:rPr>
          <w:i/>
          <w:iCs/>
          <w:color w:val="auto"/>
          <w:lang w:val="en-GB"/>
        </w:rPr>
        <w:t>Vaccine</w:t>
      </w:r>
      <w:r w:rsidRPr="00664643">
        <w:rPr>
          <w:color w:val="auto"/>
          <w:lang w:val="en-GB"/>
        </w:rPr>
        <w:t xml:space="preserve"> </w:t>
      </w:r>
      <w:r w:rsidRPr="00664643">
        <w:rPr>
          <w:b/>
          <w:bCs/>
          <w:color w:val="auto"/>
          <w:lang w:val="en-GB"/>
        </w:rPr>
        <w:t>2018</w:t>
      </w:r>
      <w:r w:rsidRPr="00664643">
        <w:rPr>
          <w:color w:val="auto"/>
          <w:lang w:val="en-GB"/>
        </w:rPr>
        <w:t xml:space="preserve">, </w:t>
      </w:r>
      <w:r w:rsidRPr="00664643">
        <w:rPr>
          <w:i/>
          <w:iCs/>
          <w:color w:val="auto"/>
          <w:lang w:val="en-GB"/>
        </w:rPr>
        <w:t>36</w:t>
      </w:r>
      <w:r w:rsidRPr="00664643">
        <w:rPr>
          <w:color w:val="auto"/>
          <w:lang w:val="en-GB"/>
        </w:rPr>
        <w:t>, 553–558, doi:10.1016/j.vaccine.2017.11.083.</w:t>
      </w:r>
    </w:p>
    <w:p w14:paraId="164AB710" w14:textId="77777777" w:rsidR="00664643" w:rsidRPr="00664643" w:rsidRDefault="00664643" w:rsidP="00664643">
      <w:pPr>
        <w:pStyle w:val="Bibliography"/>
        <w:rPr>
          <w:color w:val="auto"/>
          <w:lang w:val="en-GB"/>
        </w:rPr>
      </w:pPr>
      <w:r w:rsidRPr="00664643">
        <w:rPr>
          <w:color w:val="auto"/>
          <w:lang w:val="en-GB"/>
        </w:rPr>
        <w:t xml:space="preserve">28. </w:t>
      </w:r>
      <w:r w:rsidRPr="00664643">
        <w:rPr>
          <w:color w:val="auto"/>
          <w:lang w:val="en-GB"/>
        </w:rPr>
        <w:tab/>
        <w:t xml:space="preserve">Kahn, A.L.; Kristensen, D.; Rao, R. Extending Supply Chains and Improving Immunization Coverage and Equity through Controlled Temperature Chain Use of Vaccines. </w:t>
      </w:r>
      <w:r w:rsidRPr="00664643">
        <w:rPr>
          <w:i/>
          <w:iCs/>
          <w:color w:val="auto"/>
          <w:lang w:val="en-GB"/>
        </w:rPr>
        <w:t>Vaccine</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35</w:t>
      </w:r>
      <w:r w:rsidRPr="00664643">
        <w:rPr>
          <w:color w:val="auto"/>
          <w:lang w:val="en-GB"/>
        </w:rPr>
        <w:t>, 2214–2216, doi:10.1016/j.vaccine.2016.10.091.</w:t>
      </w:r>
    </w:p>
    <w:p w14:paraId="4B5DB149" w14:textId="77777777" w:rsidR="00664643" w:rsidRPr="00664643" w:rsidRDefault="00664643" w:rsidP="00664643">
      <w:pPr>
        <w:pStyle w:val="Bibliography"/>
        <w:rPr>
          <w:color w:val="auto"/>
          <w:lang w:val="en-GB"/>
        </w:rPr>
      </w:pPr>
      <w:r w:rsidRPr="00664643">
        <w:rPr>
          <w:color w:val="auto"/>
          <w:lang w:val="en-GB"/>
        </w:rPr>
        <w:t xml:space="preserve">29. </w:t>
      </w:r>
      <w:r w:rsidRPr="00664643">
        <w:rPr>
          <w:color w:val="auto"/>
          <w:lang w:val="en-GB"/>
        </w:rPr>
        <w:tab/>
        <w:t xml:space="preserve">Kristensen, D.D.; Lorenson, T.; Bartholomew, K.; Villadiego, S. Can Thermostable Vaccines Help Address Cold-Chain Challenges? Results from Stakeholder Interviews in Six Low- and Middle-Income Countries. </w:t>
      </w:r>
      <w:r w:rsidRPr="00664643">
        <w:rPr>
          <w:i/>
          <w:iCs/>
          <w:color w:val="auto"/>
          <w:lang w:val="en-GB"/>
        </w:rPr>
        <w:t>Vaccine</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34</w:t>
      </w:r>
      <w:r w:rsidRPr="00664643">
        <w:rPr>
          <w:color w:val="auto"/>
          <w:lang w:val="en-GB"/>
        </w:rPr>
        <w:t>, 899–904, doi:10.1016/j.vaccine.2016.01.001.</w:t>
      </w:r>
    </w:p>
    <w:p w14:paraId="64671A81" w14:textId="77777777" w:rsidR="00664643" w:rsidRPr="00664643" w:rsidRDefault="00664643" w:rsidP="00664643">
      <w:pPr>
        <w:pStyle w:val="Bibliography"/>
        <w:rPr>
          <w:color w:val="auto"/>
          <w:lang w:val="en-GB"/>
        </w:rPr>
      </w:pPr>
      <w:r w:rsidRPr="00664643">
        <w:rPr>
          <w:color w:val="auto"/>
          <w:lang w:val="en-GB"/>
        </w:rPr>
        <w:t xml:space="preserve">30. </w:t>
      </w:r>
      <w:r w:rsidRPr="00664643">
        <w:rPr>
          <w:color w:val="auto"/>
          <w:lang w:val="en-GB"/>
        </w:rPr>
        <w:tab/>
        <w:t xml:space="preserve">Lugelo, A.; Hampson, K.; Bigambo, M.; Kazwala, R.; Lankester, F. Controlling Human Rabies: The Development of an Effective, Inexpensive and Locally Made Passive Cooling Device for Storing Thermotolerant Animal Rabies Vaccines. </w:t>
      </w:r>
      <w:r w:rsidRPr="00664643">
        <w:rPr>
          <w:i/>
          <w:iCs/>
          <w:color w:val="auto"/>
          <w:lang w:val="en-GB"/>
        </w:rPr>
        <w:t>Trop. Med. Infect. Dis.</w:t>
      </w:r>
      <w:r w:rsidRPr="00664643">
        <w:rPr>
          <w:color w:val="auto"/>
          <w:lang w:val="en-GB"/>
        </w:rPr>
        <w:t xml:space="preserve"> </w:t>
      </w:r>
      <w:r w:rsidRPr="00664643">
        <w:rPr>
          <w:b/>
          <w:bCs/>
          <w:color w:val="auto"/>
          <w:lang w:val="en-GB"/>
        </w:rPr>
        <w:t>2020</w:t>
      </w:r>
      <w:r w:rsidRPr="00664643">
        <w:rPr>
          <w:color w:val="auto"/>
          <w:lang w:val="en-GB"/>
        </w:rPr>
        <w:t xml:space="preserve">, </w:t>
      </w:r>
      <w:r w:rsidRPr="00664643">
        <w:rPr>
          <w:i/>
          <w:iCs/>
          <w:color w:val="auto"/>
          <w:lang w:val="en-GB"/>
        </w:rPr>
        <w:t>5</w:t>
      </w:r>
      <w:r w:rsidRPr="00664643">
        <w:rPr>
          <w:color w:val="auto"/>
          <w:lang w:val="en-GB"/>
        </w:rPr>
        <w:t>, 130, doi:10.3390/tropicalmed5030130.</w:t>
      </w:r>
    </w:p>
    <w:p w14:paraId="6270B0A9" w14:textId="77777777" w:rsidR="00664643" w:rsidRPr="00664643" w:rsidRDefault="00664643" w:rsidP="00664643">
      <w:pPr>
        <w:pStyle w:val="Bibliography"/>
        <w:rPr>
          <w:color w:val="auto"/>
          <w:lang w:val="en-GB"/>
        </w:rPr>
      </w:pPr>
      <w:r w:rsidRPr="00664643">
        <w:rPr>
          <w:color w:val="auto"/>
          <w:lang w:val="en-GB"/>
        </w:rPr>
        <w:t xml:space="preserve">31. </w:t>
      </w:r>
      <w:r w:rsidRPr="00664643">
        <w:rPr>
          <w:color w:val="auto"/>
          <w:lang w:val="en-GB"/>
        </w:rPr>
        <w:tab/>
        <w:t xml:space="preserve">Tanzania National Bureau of Statistics 2012 Population and Housing Census. </w:t>
      </w:r>
      <w:r w:rsidRPr="00664643">
        <w:rPr>
          <w:b/>
          <w:bCs/>
          <w:color w:val="auto"/>
          <w:lang w:val="en-GB"/>
        </w:rPr>
        <w:t>2012</w:t>
      </w:r>
      <w:r w:rsidRPr="00664643">
        <w:rPr>
          <w:color w:val="auto"/>
          <w:lang w:val="en-GB"/>
        </w:rPr>
        <w:t>.</w:t>
      </w:r>
    </w:p>
    <w:p w14:paraId="18362F85" w14:textId="77777777" w:rsidR="00664643" w:rsidRPr="00664643" w:rsidRDefault="00664643" w:rsidP="00664643">
      <w:pPr>
        <w:pStyle w:val="Bibliography"/>
        <w:rPr>
          <w:color w:val="auto"/>
          <w:lang w:val="en-GB"/>
        </w:rPr>
      </w:pPr>
      <w:r w:rsidRPr="00664643">
        <w:rPr>
          <w:color w:val="auto"/>
          <w:lang w:val="en-GB"/>
        </w:rPr>
        <w:t xml:space="preserve">32. </w:t>
      </w:r>
      <w:r w:rsidRPr="00664643">
        <w:rPr>
          <w:color w:val="auto"/>
          <w:lang w:val="en-GB"/>
        </w:rPr>
        <w:tab/>
        <w:t xml:space="preserve">Czupryna, A.M.; Brown, J.S.; Bigambo, M.A.; Whelan, C.J.; Mehta, S.D.; Santymire, R.M.; Lankester, F.J.; Faust, L.J. Ecology and Demography of Free-Roaming Domestic Dogs in Rural Villages near Serengeti National Park in Tanzania. </w:t>
      </w:r>
      <w:r w:rsidRPr="00664643">
        <w:rPr>
          <w:i/>
          <w:iCs/>
          <w:color w:val="auto"/>
          <w:lang w:val="en-GB"/>
        </w:rPr>
        <w:t>PLoS One</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11</w:t>
      </w:r>
      <w:r w:rsidRPr="00664643">
        <w:rPr>
          <w:color w:val="auto"/>
          <w:lang w:val="en-GB"/>
        </w:rPr>
        <w:t>, e0167092, doi:10.1371/journal.pone.0167092.</w:t>
      </w:r>
    </w:p>
    <w:p w14:paraId="71C9B8E9" w14:textId="77777777" w:rsidR="00664643" w:rsidRPr="00664643" w:rsidRDefault="00664643" w:rsidP="00664643">
      <w:pPr>
        <w:pStyle w:val="Bibliography"/>
        <w:rPr>
          <w:color w:val="auto"/>
          <w:lang w:val="en-GB"/>
        </w:rPr>
      </w:pPr>
      <w:r w:rsidRPr="00664643">
        <w:rPr>
          <w:color w:val="auto"/>
          <w:lang w:val="en-GB"/>
        </w:rPr>
        <w:t xml:space="preserve">33. </w:t>
      </w:r>
      <w:r w:rsidRPr="00664643">
        <w:rPr>
          <w:color w:val="auto"/>
          <w:lang w:val="en-GB"/>
        </w:rPr>
        <w:tab/>
        <w:t xml:space="preserve">Gibson, A.D.; Mazeri, S.; Lohr, F.; Mayer, D.; Burdon Bailey, J.L.; Wallace, R.M.; Handel, I.G.; Shervell, K.; Bronsvoort, B.M. deC; Mellanby, R.J. One Million Dog Vaccinations Recorded on MHealth Innovation Used to Direct Teams in Numerous Rabies Control Campaigns. </w:t>
      </w:r>
      <w:r w:rsidRPr="00664643">
        <w:rPr>
          <w:i/>
          <w:iCs/>
          <w:color w:val="auto"/>
          <w:lang w:val="en-GB"/>
        </w:rPr>
        <w:t>PLoS One</w:t>
      </w:r>
      <w:r w:rsidRPr="00664643">
        <w:rPr>
          <w:color w:val="auto"/>
          <w:lang w:val="en-GB"/>
        </w:rPr>
        <w:t xml:space="preserve"> </w:t>
      </w:r>
      <w:r w:rsidRPr="00664643">
        <w:rPr>
          <w:b/>
          <w:bCs/>
          <w:color w:val="auto"/>
          <w:lang w:val="en-GB"/>
        </w:rPr>
        <w:t>2018</w:t>
      </w:r>
      <w:r w:rsidRPr="00664643">
        <w:rPr>
          <w:color w:val="auto"/>
          <w:lang w:val="en-GB"/>
        </w:rPr>
        <w:t xml:space="preserve">, </w:t>
      </w:r>
      <w:r w:rsidRPr="00664643">
        <w:rPr>
          <w:i/>
          <w:iCs/>
          <w:color w:val="auto"/>
          <w:lang w:val="en-GB"/>
        </w:rPr>
        <w:t>13</w:t>
      </w:r>
      <w:r w:rsidRPr="00664643">
        <w:rPr>
          <w:color w:val="auto"/>
          <w:lang w:val="en-GB"/>
        </w:rPr>
        <w:t>, e0200942, doi:10.1371/journal.pone.0167092.</w:t>
      </w:r>
    </w:p>
    <w:p w14:paraId="62C7BA4E" w14:textId="77777777" w:rsidR="00664643" w:rsidRPr="00664643" w:rsidRDefault="00664643" w:rsidP="00664643">
      <w:pPr>
        <w:pStyle w:val="Bibliography"/>
        <w:rPr>
          <w:color w:val="auto"/>
          <w:lang w:val="en-GB"/>
        </w:rPr>
      </w:pPr>
      <w:r w:rsidRPr="00664643">
        <w:rPr>
          <w:color w:val="auto"/>
          <w:lang w:val="en-GB"/>
        </w:rPr>
        <w:lastRenderedPageBreak/>
        <w:t xml:space="preserve">34. </w:t>
      </w:r>
      <w:r w:rsidRPr="00664643">
        <w:rPr>
          <w:color w:val="auto"/>
          <w:lang w:val="en-GB"/>
        </w:rPr>
        <w:tab/>
        <w:t xml:space="preserve">Hartig, F. DHARMa: Residual Diagnostics for Hierarchical (Multi-Level/Mixed) Regression Models. </w:t>
      </w:r>
      <w:r w:rsidRPr="00664643">
        <w:rPr>
          <w:i/>
          <w:iCs/>
          <w:color w:val="auto"/>
          <w:lang w:val="en-GB"/>
        </w:rPr>
        <w:t>R Package Version 044</w:t>
      </w:r>
      <w:r w:rsidRPr="00664643">
        <w:rPr>
          <w:color w:val="auto"/>
          <w:lang w:val="en-GB"/>
        </w:rPr>
        <w:t xml:space="preserve"> </w:t>
      </w:r>
      <w:r w:rsidRPr="00664643">
        <w:rPr>
          <w:b/>
          <w:bCs/>
          <w:color w:val="auto"/>
          <w:lang w:val="en-GB"/>
        </w:rPr>
        <w:t>2020</w:t>
      </w:r>
      <w:r w:rsidRPr="00664643">
        <w:rPr>
          <w:color w:val="auto"/>
          <w:lang w:val="en-GB"/>
        </w:rPr>
        <w:t xml:space="preserve">, </w:t>
      </w:r>
      <w:r w:rsidRPr="00664643">
        <w:rPr>
          <w:i/>
          <w:iCs/>
          <w:color w:val="auto"/>
          <w:lang w:val="en-GB"/>
        </w:rPr>
        <w:t>3</w:t>
      </w:r>
      <w:r w:rsidRPr="00664643">
        <w:rPr>
          <w:color w:val="auto"/>
          <w:lang w:val="en-GB"/>
        </w:rPr>
        <w:t>, doi:https:/10.1017/cbo9780511790942.004.</w:t>
      </w:r>
    </w:p>
    <w:p w14:paraId="23431F53" w14:textId="77777777" w:rsidR="00664643" w:rsidRPr="00664643" w:rsidRDefault="00664643" w:rsidP="00664643">
      <w:pPr>
        <w:pStyle w:val="Bibliography"/>
        <w:rPr>
          <w:color w:val="auto"/>
          <w:lang w:val="en-GB"/>
        </w:rPr>
      </w:pPr>
      <w:r w:rsidRPr="00664643">
        <w:rPr>
          <w:color w:val="auto"/>
          <w:lang w:val="en-GB"/>
        </w:rPr>
        <w:t xml:space="preserve">35. </w:t>
      </w:r>
      <w:r w:rsidRPr="00664643">
        <w:rPr>
          <w:color w:val="auto"/>
          <w:lang w:val="en-GB"/>
        </w:rPr>
        <w:tab/>
        <w:t xml:space="preserve">Bates, D.; Maechler, M.; Bolker, B.; Walker, S. Fitting Linear Mixed-Effects Models Using Lme4. Journal of Statistical Software 67: 1–48. </w:t>
      </w:r>
      <w:r w:rsidRPr="00664643">
        <w:rPr>
          <w:b/>
          <w:bCs/>
          <w:color w:val="auto"/>
          <w:lang w:val="en-GB"/>
        </w:rPr>
        <w:t>2015</w:t>
      </w:r>
      <w:r w:rsidRPr="00664643">
        <w:rPr>
          <w:color w:val="auto"/>
          <w:lang w:val="en-GB"/>
        </w:rPr>
        <w:t>, doi:10.18637/jss.v067.i01.</w:t>
      </w:r>
    </w:p>
    <w:p w14:paraId="61157696" w14:textId="77777777" w:rsidR="00664643" w:rsidRPr="00664643" w:rsidRDefault="00664643" w:rsidP="00664643">
      <w:pPr>
        <w:pStyle w:val="Bibliography"/>
        <w:rPr>
          <w:color w:val="auto"/>
          <w:lang w:val="en-GB"/>
        </w:rPr>
      </w:pPr>
      <w:r w:rsidRPr="00664643">
        <w:rPr>
          <w:color w:val="auto"/>
          <w:lang w:val="en-GB"/>
        </w:rPr>
        <w:t xml:space="preserve">36. </w:t>
      </w:r>
      <w:r w:rsidRPr="00664643">
        <w:rPr>
          <w:color w:val="auto"/>
          <w:lang w:val="en-GB"/>
        </w:rPr>
        <w:tab/>
        <w:t xml:space="preserve">Kuznetsova, A.; Brockhoff, P.B.; Christensen, R.H. LmerTest Package: Tests in Linear Mixed Effects Models. </w:t>
      </w:r>
      <w:r w:rsidRPr="00664643">
        <w:rPr>
          <w:i/>
          <w:iCs/>
          <w:color w:val="auto"/>
          <w:lang w:val="en-GB"/>
        </w:rPr>
        <w:t>J. Stat. Softw.</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82</w:t>
      </w:r>
      <w:r w:rsidRPr="00664643">
        <w:rPr>
          <w:color w:val="auto"/>
          <w:lang w:val="en-GB"/>
        </w:rPr>
        <w:t>, 1–26, doi:10.18637/jss.v082.i13.</w:t>
      </w:r>
    </w:p>
    <w:p w14:paraId="0F73449E" w14:textId="77777777" w:rsidR="00664643" w:rsidRPr="00664643" w:rsidRDefault="00664643" w:rsidP="00664643">
      <w:pPr>
        <w:pStyle w:val="Bibliography"/>
        <w:rPr>
          <w:color w:val="auto"/>
          <w:lang w:val="en-GB"/>
        </w:rPr>
      </w:pPr>
      <w:r w:rsidRPr="00664643">
        <w:rPr>
          <w:color w:val="auto"/>
          <w:lang w:val="en-GB"/>
        </w:rPr>
        <w:t xml:space="preserve">37. </w:t>
      </w:r>
      <w:r w:rsidRPr="00664643">
        <w:rPr>
          <w:color w:val="auto"/>
          <w:lang w:val="en-GB"/>
        </w:rPr>
        <w:tab/>
        <w:t xml:space="preserve">Nakagawa, S.; Johnson, P.C.; Schielzeth, H. The Coefficient of Determination R 2 and Intra-Class Correlation Coefficient from Generalized Linear Mixed-Effects Models Revisited and Expanded. </w:t>
      </w:r>
      <w:r w:rsidRPr="00664643">
        <w:rPr>
          <w:i/>
          <w:iCs/>
          <w:color w:val="auto"/>
          <w:lang w:val="en-GB"/>
        </w:rPr>
        <w:t>J. R. Soc. Interface</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14</w:t>
      </w:r>
      <w:r w:rsidRPr="00664643">
        <w:rPr>
          <w:color w:val="auto"/>
          <w:lang w:val="en-GB"/>
        </w:rPr>
        <w:t>, 20170213, doi:10.1098/rsif.2017.0213.</w:t>
      </w:r>
    </w:p>
    <w:p w14:paraId="541C18FF" w14:textId="77777777" w:rsidR="00664643" w:rsidRPr="00664643" w:rsidRDefault="00664643" w:rsidP="00664643">
      <w:pPr>
        <w:pStyle w:val="Bibliography"/>
        <w:rPr>
          <w:color w:val="auto"/>
          <w:lang w:val="en-GB"/>
        </w:rPr>
      </w:pPr>
      <w:r w:rsidRPr="00664643">
        <w:rPr>
          <w:color w:val="auto"/>
          <w:lang w:val="en-GB"/>
        </w:rPr>
        <w:t xml:space="preserve">38. </w:t>
      </w:r>
      <w:r w:rsidRPr="00664643">
        <w:rPr>
          <w:color w:val="auto"/>
          <w:lang w:val="en-GB"/>
        </w:rPr>
        <w:tab/>
        <w:t xml:space="preserve">Jibat, T.; Hogeveen, H.; Mourits, M.C. Review on Dog Rabies Vaccination Coverage in Africa: A Question of Dog Accessibility or Cost Recovery? </w:t>
      </w:r>
      <w:r w:rsidRPr="00664643">
        <w:rPr>
          <w:i/>
          <w:iCs/>
          <w:color w:val="auto"/>
          <w:lang w:val="en-GB"/>
        </w:rPr>
        <w:t>PLoS Negl Trop Dis</w:t>
      </w:r>
      <w:r w:rsidRPr="00664643">
        <w:rPr>
          <w:color w:val="auto"/>
          <w:lang w:val="en-GB"/>
        </w:rPr>
        <w:t xml:space="preserve"> </w:t>
      </w:r>
      <w:r w:rsidRPr="00664643">
        <w:rPr>
          <w:b/>
          <w:bCs/>
          <w:color w:val="auto"/>
          <w:lang w:val="en-GB"/>
        </w:rPr>
        <w:t>2015</w:t>
      </w:r>
      <w:r w:rsidRPr="00664643">
        <w:rPr>
          <w:color w:val="auto"/>
          <w:lang w:val="en-GB"/>
        </w:rPr>
        <w:t xml:space="preserve">, </w:t>
      </w:r>
      <w:r w:rsidRPr="00664643">
        <w:rPr>
          <w:i/>
          <w:iCs/>
          <w:color w:val="auto"/>
          <w:lang w:val="en-GB"/>
        </w:rPr>
        <w:t>9</w:t>
      </w:r>
      <w:r w:rsidRPr="00664643">
        <w:rPr>
          <w:color w:val="auto"/>
          <w:lang w:val="en-GB"/>
        </w:rPr>
        <w:t>, e0003447, doi:10.1371/journal.pntd.0003447.</w:t>
      </w:r>
    </w:p>
    <w:p w14:paraId="54F7BFEF" w14:textId="77777777" w:rsidR="00664643" w:rsidRPr="00664643" w:rsidRDefault="00664643" w:rsidP="00664643">
      <w:pPr>
        <w:pStyle w:val="Bibliography"/>
        <w:rPr>
          <w:color w:val="auto"/>
          <w:lang w:val="en-GB"/>
        </w:rPr>
      </w:pPr>
      <w:r w:rsidRPr="00664643">
        <w:rPr>
          <w:color w:val="auto"/>
          <w:lang w:val="en-GB"/>
        </w:rPr>
        <w:t xml:space="preserve">39. </w:t>
      </w:r>
      <w:r w:rsidRPr="00664643">
        <w:rPr>
          <w:color w:val="auto"/>
          <w:lang w:val="en-GB"/>
        </w:rPr>
        <w:tab/>
        <w:t xml:space="preserve">Touihri, L.; Zaouia, I.; Elhili, K.; Dellagi, K.; Bahloul, C. Evaluation of Mass Vaccination Campaign Coverage against Rabies in Dogs in Tunisia. </w:t>
      </w:r>
      <w:r w:rsidRPr="00664643">
        <w:rPr>
          <w:i/>
          <w:iCs/>
          <w:color w:val="auto"/>
          <w:lang w:val="en-GB"/>
        </w:rPr>
        <w:t>Zoonoses Public Health</w:t>
      </w:r>
      <w:r w:rsidRPr="00664643">
        <w:rPr>
          <w:color w:val="auto"/>
          <w:lang w:val="en-GB"/>
        </w:rPr>
        <w:t xml:space="preserve"> </w:t>
      </w:r>
      <w:r w:rsidRPr="00664643">
        <w:rPr>
          <w:b/>
          <w:bCs/>
          <w:color w:val="auto"/>
          <w:lang w:val="en-GB"/>
        </w:rPr>
        <w:t>2011</w:t>
      </w:r>
      <w:r w:rsidRPr="00664643">
        <w:rPr>
          <w:color w:val="auto"/>
          <w:lang w:val="en-GB"/>
        </w:rPr>
        <w:t xml:space="preserve">, </w:t>
      </w:r>
      <w:r w:rsidRPr="00664643">
        <w:rPr>
          <w:i/>
          <w:iCs/>
          <w:color w:val="auto"/>
          <w:lang w:val="en-GB"/>
        </w:rPr>
        <w:t>58</w:t>
      </w:r>
      <w:r w:rsidRPr="00664643">
        <w:rPr>
          <w:color w:val="auto"/>
          <w:lang w:val="en-GB"/>
        </w:rPr>
        <w:t>, 110–118, doi:10.1111/j.1863-2378.2009.01306.x.</w:t>
      </w:r>
    </w:p>
    <w:p w14:paraId="3F8B10BC" w14:textId="77777777" w:rsidR="00664643" w:rsidRPr="00664643" w:rsidRDefault="00664643" w:rsidP="00664643">
      <w:pPr>
        <w:pStyle w:val="Bibliography"/>
        <w:rPr>
          <w:color w:val="auto"/>
          <w:lang w:val="en-GB"/>
        </w:rPr>
      </w:pPr>
      <w:r w:rsidRPr="00664643">
        <w:rPr>
          <w:color w:val="auto"/>
          <w:lang w:val="en-GB"/>
        </w:rPr>
        <w:t xml:space="preserve">40. </w:t>
      </w:r>
      <w:r w:rsidRPr="00664643">
        <w:rPr>
          <w:color w:val="auto"/>
          <w:lang w:val="en-GB"/>
        </w:rPr>
        <w:tab/>
        <w:t xml:space="preserve">Townsend, S.E.; Sumantra, I.P.; Pudjiatmoko; Bagus, G.N.; Brum, E.; Cleaveland, S.; Crafter, S.; Dewi, A.P.; Dharma, D.M.; Dushoff, J.; et al. Designing Programs for Eliminating Canine Rabies from Islands: Bali, Indonesia as a Case Study. </w:t>
      </w:r>
      <w:r w:rsidRPr="00664643">
        <w:rPr>
          <w:i/>
          <w:iCs/>
          <w:color w:val="auto"/>
          <w:lang w:val="en-GB"/>
        </w:rPr>
        <w:t>PLoS Negl Trop Dis</w:t>
      </w:r>
      <w:r w:rsidRPr="00664643">
        <w:rPr>
          <w:color w:val="auto"/>
          <w:lang w:val="en-GB"/>
        </w:rPr>
        <w:t xml:space="preserve"> </w:t>
      </w:r>
      <w:r w:rsidRPr="00664643">
        <w:rPr>
          <w:b/>
          <w:bCs/>
          <w:color w:val="auto"/>
          <w:lang w:val="en-GB"/>
        </w:rPr>
        <w:t>2013</w:t>
      </w:r>
      <w:r w:rsidRPr="00664643">
        <w:rPr>
          <w:color w:val="auto"/>
          <w:lang w:val="en-GB"/>
        </w:rPr>
        <w:t xml:space="preserve">, </w:t>
      </w:r>
      <w:r w:rsidRPr="00664643">
        <w:rPr>
          <w:i/>
          <w:iCs/>
          <w:color w:val="auto"/>
          <w:lang w:val="en-GB"/>
        </w:rPr>
        <w:t>7</w:t>
      </w:r>
      <w:r w:rsidRPr="00664643">
        <w:rPr>
          <w:color w:val="auto"/>
          <w:lang w:val="en-GB"/>
        </w:rPr>
        <w:t>, e2372, doi:10.1371/journal.pntd.0002372.</w:t>
      </w:r>
    </w:p>
    <w:p w14:paraId="550DDF20" w14:textId="77777777" w:rsidR="00664643" w:rsidRPr="00664643" w:rsidRDefault="00664643" w:rsidP="00664643">
      <w:pPr>
        <w:pStyle w:val="Bibliography"/>
        <w:rPr>
          <w:color w:val="auto"/>
          <w:lang w:val="en-GB"/>
        </w:rPr>
      </w:pPr>
      <w:r w:rsidRPr="00664643">
        <w:rPr>
          <w:color w:val="auto"/>
          <w:lang w:val="en-GB"/>
        </w:rPr>
        <w:t xml:space="preserve">41. </w:t>
      </w:r>
      <w:r w:rsidRPr="00664643">
        <w:rPr>
          <w:color w:val="auto"/>
          <w:lang w:val="en-GB"/>
        </w:rPr>
        <w:tab/>
        <w:t xml:space="preserve">Butler, J.; Bingham, J. Demography and Dog‐human Relationships of the Dog Population in Zimbabwean Communal Lands. </w:t>
      </w:r>
      <w:r w:rsidRPr="00664643">
        <w:rPr>
          <w:i/>
          <w:iCs/>
          <w:color w:val="auto"/>
          <w:lang w:val="en-GB"/>
        </w:rPr>
        <w:t>Vet. Rec.</w:t>
      </w:r>
      <w:r w:rsidRPr="00664643">
        <w:rPr>
          <w:color w:val="auto"/>
          <w:lang w:val="en-GB"/>
        </w:rPr>
        <w:t xml:space="preserve"> </w:t>
      </w:r>
      <w:r w:rsidRPr="00664643">
        <w:rPr>
          <w:b/>
          <w:bCs/>
          <w:color w:val="auto"/>
          <w:lang w:val="en-GB"/>
        </w:rPr>
        <w:t>2000</w:t>
      </w:r>
      <w:r w:rsidRPr="00664643">
        <w:rPr>
          <w:color w:val="auto"/>
          <w:lang w:val="en-GB"/>
        </w:rPr>
        <w:t xml:space="preserve">, </w:t>
      </w:r>
      <w:r w:rsidRPr="00664643">
        <w:rPr>
          <w:i/>
          <w:iCs/>
          <w:color w:val="auto"/>
          <w:lang w:val="en-GB"/>
        </w:rPr>
        <w:t>147</w:t>
      </w:r>
      <w:r w:rsidRPr="00664643">
        <w:rPr>
          <w:color w:val="auto"/>
          <w:lang w:val="en-GB"/>
        </w:rPr>
        <w:t>, 442–446, doi:10.1136/vr.147.16.442.</w:t>
      </w:r>
    </w:p>
    <w:p w14:paraId="1035BEDF" w14:textId="77777777" w:rsidR="00664643" w:rsidRPr="00664643" w:rsidRDefault="00664643" w:rsidP="00664643">
      <w:pPr>
        <w:pStyle w:val="Bibliography"/>
        <w:rPr>
          <w:color w:val="auto"/>
          <w:lang w:val="en-GB"/>
        </w:rPr>
      </w:pPr>
      <w:r w:rsidRPr="00664643">
        <w:rPr>
          <w:color w:val="auto"/>
          <w:lang w:val="en-GB"/>
        </w:rPr>
        <w:t xml:space="preserve">42. </w:t>
      </w:r>
      <w:r w:rsidRPr="00664643">
        <w:rPr>
          <w:color w:val="auto"/>
          <w:lang w:val="en-GB"/>
        </w:rPr>
        <w:tab/>
        <w:t xml:space="preserve">Gibson, A.D.; Handel, I.G.; Shervell, K.; Roux, T.; Mayer, D.; Muyila, S.; Maruwo, G.B.; Nkhulungo, E.M.S.; Foster, R.A.; Chikungwa, P.; et al. The Vaccination of 35,000 Dogs in 20 Working Days Using Combined Static Point and Door-to-Door Methods in Blantyre, Malawi. </w:t>
      </w:r>
      <w:r w:rsidRPr="00664643">
        <w:rPr>
          <w:i/>
          <w:iCs/>
          <w:color w:val="auto"/>
          <w:lang w:val="en-GB"/>
        </w:rPr>
        <w:t>PLoS Negl. Trop. Dis.</w:t>
      </w:r>
      <w:r w:rsidRPr="00664643">
        <w:rPr>
          <w:color w:val="auto"/>
          <w:lang w:val="en-GB"/>
        </w:rPr>
        <w:t xml:space="preserve"> </w:t>
      </w:r>
      <w:r w:rsidRPr="00664643">
        <w:rPr>
          <w:b/>
          <w:bCs/>
          <w:color w:val="auto"/>
          <w:lang w:val="en-GB"/>
        </w:rPr>
        <w:t>2016</w:t>
      </w:r>
      <w:r w:rsidRPr="00664643">
        <w:rPr>
          <w:color w:val="auto"/>
          <w:lang w:val="en-GB"/>
        </w:rPr>
        <w:t xml:space="preserve">, </w:t>
      </w:r>
      <w:r w:rsidRPr="00664643">
        <w:rPr>
          <w:i/>
          <w:iCs/>
          <w:color w:val="auto"/>
          <w:lang w:val="en-GB"/>
        </w:rPr>
        <w:t>10</w:t>
      </w:r>
      <w:r w:rsidRPr="00664643">
        <w:rPr>
          <w:color w:val="auto"/>
          <w:lang w:val="en-GB"/>
        </w:rPr>
        <w:t>, doi:10.1371/journal.pntd.0004824.</w:t>
      </w:r>
    </w:p>
    <w:p w14:paraId="78E8283B" w14:textId="77777777" w:rsidR="00664643" w:rsidRPr="00664643" w:rsidRDefault="00664643" w:rsidP="00664643">
      <w:pPr>
        <w:pStyle w:val="Bibliography"/>
        <w:rPr>
          <w:color w:val="auto"/>
          <w:lang w:val="en-GB"/>
        </w:rPr>
      </w:pPr>
      <w:r w:rsidRPr="00664643">
        <w:rPr>
          <w:color w:val="auto"/>
          <w:lang w:val="en-GB"/>
        </w:rPr>
        <w:t xml:space="preserve">43. </w:t>
      </w:r>
      <w:r w:rsidRPr="00664643">
        <w:rPr>
          <w:color w:val="auto"/>
          <w:lang w:val="en-GB"/>
        </w:rPr>
        <w:tab/>
        <w:t xml:space="preserve">Taylor, L.H.; Wallace, R.M.; Balaram, D.; Lindenmayer, J.M.; Eckery, D.C.; Mutonono-Watkiss, B.; Parravani, E.; Nel, L.H. The Role of Dog Population Management in Rabies Elimination—a Review of Current Approaches and Future Opportunities. </w:t>
      </w:r>
      <w:r w:rsidRPr="00664643">
        <w:rPr>
          <w:i/>
          <w:iCs/>
          <w:color w:val="auto"/>
          <w:lang w:val="en-GB"/>
        </w:rPr>
        <w:t>Front. Vet. Sci.</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4</w:t>
      </w:r>
      <w:r w:rsidRPr="00664643">
        <w:rPr>
          <w:color w:val="auto"/>
          <w:lang w:val="en-GB"/>
        </w:rPr>
        <w:t>, 109, doi:10.3389/fvets.2017.00109.</w:t>
      </w:r>
    </w:p>
    <w:p w14:paraId="7D5C5A9D" w14:textId="77777777" w:rsidR="00664643" w:rsidRPr="00664643" w:rsidRDefault="00664643" w:rsidP="00664643">
      <w:pPr>
        <w:pStyle w:val="Bibliography"/>
        <w:rPr>
          <w:color w:val="auto"/>
          <w:lang w:val="en-GB"/>
        </w:rPr>
      </w:pPr>
      <w:r w:rsidRPr="00664643">
        <w:rPr>
          <w:color w:val="auto"/>
          <w:lang w:val="en-GB"/>
        </w:rPr>
        <w:t xml:space="preserve">44. </w:t>
      </w:r>
      <w:r w:rsidRPr="00664643">
        <w:rPr>
          <w:color w:val="auto"/>
          <w:lang w:val="en-GB"/>
        </w:rPr>
        <w:tab/>
        <w:t xml:space="preserve">Morters, M.K.; McKinley, T.J.; Horton, D.L.; Cleaveland, S.; Schoeman, J.P.; Restif, O.; Whay, H.R.; Goddard, A.; Fooks, A.R.; Damriyasa, I.M. Achieving Population-Level Immunity to Rabies in Free-Roaming Dogs in Africa and Asia. </w:t>
      </w:r>
      <w:r w:rsidRPr="00664643">
        <w:rPr>
          <w:i/>
          <w:iCs/>
          <w:color w:val="auto"/>
          <w:lang w:val="en-GB"/>
        </w:rPr>
        <w:t>PLoS Negl Trop Dis</w:t>
      </w:r>
      <w:r w:rsidRPr="00664643">
        <w:rPr>
          <w:color w:val="auto"/>
          <w:lang w:val="en-GB"/>
        </w:rPr>
        <w:t xml:space="preserve"> </w:t>
      </w:r>
      <w:r w:rsidRPr="00664643">
        <w:rPr>
          <w:b/>
          <w:bCs/>
          <w:color w:val="auto"/>
          <w:lang w:val="en-GB"/>
        </w:rPr>
        <w:t>2014</w:t>
      </w:r>
      <w:r w:rsidRPr="00664643">
        <w:rPr>
          <w:color w:val="auto"/>
          <w:lang w:val="en-GB"/>
        </w:rPr>
        <w:t xml:space="preserve">, </w:t>
      </w:r>
      <w:r w:rsidRPr="00664643">
        <w:rPr>
          <w:i/>
          <w:iCs/>
          <w:color w:val="auto"/>
          <w:lang w:val="en-GB"/>
        </w:rPr>
        <w:t>8</w:t>
      </w:r>
      <w:r w:rsidRPr="00664643">
        <w:rPr>
          <w:color w:val="auto"/>
          <w:lang w:val="en-GB"/>
        </w:rPr>
        <w:t>, e3160, doi:10.1371/journal.pntd.0003160.</w:t>
      </w:r>
    </w:p>
    <w:p w14:paraId="5B0D2A8D" w14:textId="77777777" w:rsidR="00664643" w:rsidRPr="00664643" w:rsidRDefault="00664643" w:rsidP="00664643">
      <w:pPr>
        <w:pStyle w:val="Bibliography"/>
        <w:rPr>
          <w:color w:val="auto"/>
          <w:lang w:val="en-GB"/>
        </w:rPr>
      </w:pPr>
      <w:r w:rsidRPr="00664643">
        <w:rPr>
          <w:color w:val="auto"/>
          <w:lang w:val="en-GB"/>
        </w:rPr>
        <w:t xml:space="preserve">45. </w:t>
      </w:r>
      <w:r w:rsidRPr="00664643">
        <w:rPr>
          <w:color w:val="auto"/>
          <w:lang w:val="en-GB"/>
        </w:rPr>
        <w:tab/>
        <w:t xml:space="preserve">Mazeri, S.; Gibson, A.D.; Meunier, N.; Bronsvoort, B.M.D.; Handel, I.G.; Mellanby, R.J.; Gamble, L. Barriers of Attendance to Dog Rabies Static Point Vaccination Clinics in Blantyre, Malawi. </w:t>
      </w:r>
      <w:r w:rsidRPr="00664643">
        <w:rPr>
          <w:i/>
          <w:iCs/>
          <w:color w:val="auto"/>
          <w:lang w:val="en-GB"/>
        </w:rPr>
        <w:t>PLoS Negl Trop Dis</w:t>
      </w:r>
      <w:r w:rsidRPr="00664643">
        <w:rPr>
          <w:color w:val="auto"/>
          <w:lang w:val="en-GB"/>
        </w:rPr>
        <w:t xml:space="preserve"> </w:t>
      </w:r>
      <w:r w:rsidRPr="00664643">
        <w:rPr>
          <w:b/>
          <w:bCs/>
          <w:color w:val="auto"/>
          <w:lang w:val="en-GB"/>
        </w:rPr>
        <w:t>2018</w:t>
      </w:r>
      <w:r w:rsidRPr="00664643">
        <w:rPr>
          <w:color w:val="auto"/>
          <w:lang w:val="en-GB"/>
        </w:rPr>
        <w:t xml:space="preserve">, </w:t>
      </w:r>
      <w:r w:rsidRPr="00664643">
        <w:rPr>
          <w:i/>
          <w:iCs/>
          <w:color w:val="auto"/>
          <w:lang w:val="en-GB"/>
        </w:rPr>
        <w:t>12</w:t>
      </w:r>
      <w:r w:rsidRPr="00664643">
        <w:rPr>
          <w:color w:val="auto"/>
          <w:lang w:val="en-GB"/>
        </w:rPr>
        <w:t>, e0006159, doi:10.1371/journal.pntd.0006159.</w:t>
      </w:r>
    </w:p>
    <w:p w14:paraId="23264442" w14:textId="77777777" w:rsidR="00664643" w:rsidRPr="00664643" w:rsidRDefault="00664643" w:rsidP="00664643">
      <w:pPr>
        <w:pStyle w:val="Bibliography"/>
        <w:rPr>
          <w:color w:val="auto"/>
          <w:lang w:val="en-GB"/>
        </w:rPr>
      </w:pPr>
      <w:r w:rsidRPr="00664643">
        <w:rPr>
          <w:color w:val="auto"/>
          <w:lang w:val="en-GB"/>
        </w:rPr>
        <w:t xml:space="preserve">46. </w:t>
      </w:r>
      <w:r w:rsidRPr="00664643">
        <w:rPr>
          <w:color w:val="auto"/>
          <w:lang w:val="en-GB"/>
        </w:rPr>
        <w:tab/>
        <w:t xml:space="preserve">Bardosh, K.; Sambo, M.; Sikana, L.; Hampson, K.; Welburn, S.C. Eliminating Rabies in Tanzania? Local Understandings and Responses to Mass Dog Vaccination in Kilombero and Ulanga Districts. </w:t>
      </w:r>
      <w:r w:rsidRPr="00664643">
        <w:rPr>
          <w:i/>
          <w:iCs/>
          <w:color w:val="auto"/>
          <w:lang w:val="en-GB"/>
        </w:rPr>
        <w:t>PLoS Negl. Trop. Dis.</w:t>
      </w:r>
      <w:r w:rsidRPr="00664643">
        <w:rPr>
          <w:color w:val="auto"/>
          <w:lang w:val="en-GB"/>
        </w:rPr>
        <w:t xml:space="preserve"> </w:t>
      </w:r>
      <w:r w:rsidRPr="00664643">
        <w:rPr>
          <w:b/>
          <w:bCs/>
          <w:color w:val="auto"/>
          <w:lang w:val="en-GB"/>
        </w:rPr>
        <w:t>2014</w:t>
      </w:r>
      <w:r w:rsidRPr="00664643">
        <w:rPr>
          <w:color w:val="auto"/>
          <w:lang w:val="en-GB"/>
        </w:rPr>
        <w:t xml:space="preserve">, </w:t>
      </w:r>
      <w:r w:rsidRPr="00664643">
        <w:rPr>
          <w:i/>
          <w:iCs/>
          <w:color w:val="auto"/>
          <w:lang w:val="en-GB"/>
        </w:rPr>
        <w:t>8</w:t>
      </w:r>
      <w:r w:rsidRPr="00664643">
        <w:rPr>
          <w:color w:val="auto"/>
          <w:lang w:val="en-GB"/>
        </w:rPr>
        <w:t>, e2935–e2935, doi:10.1371/journal.pntd.0002935.</w:t>
      </w:r>
    </w:p>
    <w:p w14:paraId="0E155413" w14:textId="77777777" w:rsidR="00664643" w:rsidRPr="00664643" w:rsidRDefault="00664643" w:rsidP="00664643">
      <w:pPr>
        <w:pStyle w:val="Bibliography"/>
        <w:rPr>
          <w:color w:val="auto"/>
          <w:lang w:val="en-GB"/>
        </w:rPr>
      </w:pPr>
      <w:r w:rsidRPr="00664643">
        <w:rPr>
          <w:color w:val="auto"/>
          <w:lang w:val="en-GB"/>
        </w:rPr>
        <w:t xml:space="preserve">47. </w:t>
      </w:r>
      <w:r w:rsidRPr="00664643">
        <w:rPr>
          <w:color w:val="auto"/>
          <w:lang w:val="en-GB"/>
        </w:rPr>
        <w:tab/>
        <w:t xml:space="preserve">Durr, S.; Mindekem, R.; Kaninga, Y.; Moto, D.D.; Meltzer, M.; Vounatsou, P.; Zinsstag, J. Effectiveness of Dog Rabies Vaccination Programmes: Comparison of Owner-Charged and Free Vaccination Campaigns. </w:t>
      </w:r>
      <w:r w:rsidRPr="00664643">
        <w:rPr>
          <w:i/>
          <w:iCs/>
          <w:color w:val="auto"/>
          <w:lang w:val="en-GB"/>
        </w:rPr>
        <w:t>Epidemiol. Infect.</w:t>
      </w:r>
      <w:r w:rsidRPr="00664643">
        <w:rPr>
          <w:color w:val="auto"/>
          <w:lang w:val="en-GB"/>
        </w:rPr>
        <w:t xml:space="preserve"> </w:t>
      </w:r>
      <w:r w:rsidRPr="00664643">
        <w:rPr>
          <w:b/>
          <w:bCs/>
          <w:color w:val="auto"/>
          <w:lang w:val="en-GB"/>
        </w:rPr>
        <w:t>2009</w:t>
      </w:r>
      <w:r w:rsidRPr="00664643">
        <w:rPr>
          <w:color w:val="auto"/>
          <w:lang w:val="en-GB"/>
        </w:rPr>
        <w:t xml:space="preserve">, </w:t>
      </w:r>
      <w:r w:rsidRPr="00664643">
        <w:rPr>
          <w:i/>
          <w:iCs/>
          <w:color w:val="auto"/>
          <w:lang w:val="en-GB"/>
        </w:rPr>
        <w:t>137</w:t>
      </w:r>
      <w:r w:rsidRPr="00664643">
        <w:rPr>
          <w:color w:val="auto"/>
          <w:lang w:val="en-GB"/>
        </w:rPr>
        <w:t>, 1558–1567, doi:10.1017/s0950268809002386.</w:t>
      </w:r>
    </w:p>
    <w:p w14:paraId="634703F0" w14:textId="77777777" w:rsidR="00664643" w:rsidRPr="00664643" w:rsidRDefault="00664643" w:rsidP="00664643">
      <w:pPr>
        <w:pStyle w:val="Bibliography"/>
        <w:rPr>
          <w:color w:val="auto"/>
          <w:lang w:val="en-GB"/>
        </w:rPr>
      </w:pPr>
      <w:r w:rsidRPr="00664643">
        <w:rPr>
          <w:color w:val="auto"/>
          <w:lang w:val="en-GB"/>
        </w:rPr>
        <w:t xml:space="preserve">48. </w:t>
      </w:r>
      <w:r w:rsidRPr="00664643">
        <w:rPr>
          <w:color w:val="auto"/>
          <w:lang w:val="en-GB"/>
        </w:rPr>
        <w:tab/>
        <w:t xml:space="preserve">Muthiani, Y.; Traore, A.; Mauti, S.; Zinsstag, J.; Hattendorf, J. Low Coverage of Central Point Vaccination against Dog Rabies in Bamako, Mali. </w:t>
      </w:r>
      <w:r w:rsidRPr="00664643">
        <w:rPr>
          <w:i/>
          <w:iCs/>
          <w:color w:val="auto"/>
          <w:lang w:val="en-GB"/>
        </w:rPr>
        <w:t>Prev Vet Med</w:t>
      </w:r>
      <w:r w:rsidRPr="00664643">
        <w:rPr>
          <w:color w:val="auto"/>
          <w:lang w:val="en-GB"/>
        </w:rPr>
        <w:t xml:space="preserve"> </w:t>
      </w:r>
      <w:r w:rsidRPr="00664643">
        <w:rPr>
          <w:b/>
          <w:bCs/>
          <w:color w:val="auto"/>
          <w:lang w:val="en-GB"/>
        </w:rPr>
        <w:t>2015</w:t>
      </w:r>
      <w:r w:rsidRPr="00664643">
        <w:rPr>
          <w:color w:val="auto"/>
          <w:lang w:val="en-GB"/>
        </w:rPr>
        <w:t xml:space="preserve">, </w:t>
      </w:r>
      <w:r w:rsidRPr="00664643">
        <w:rPr>
          <w:i/>
          <w:iCs/>
          <w:color w:val="auto"/>
          <w:lang w:val="en-GB"/>
        </w:rPr>
        <w:t>120</w:t>
      </w:r>
      <w:r w:rsidRPr="00664643">
        <w:rPr>
          <w:color w:val="auto"/>
          <w:lang w:val="en-GB"/>
        </w:rPr>
        <w:t>, 203–209, doi:10.1016/j.prevetmed.2015.04.007.</w:t>
      </w:r>
    </w:p>
    <w:p w14:paraId="366F0061" w14:textId="77777777" w:rsidR="00664643" w:rsidRPr="00664643" w:rsidRDefault="00664643" w:rsidP="00664643">
      <w:pPr>
        <w:pStyle w:val="Bibliography"/>
        <w:rPr>
          <w:color w:val="auto"/>
          <w:lang w:val="en-GB"/>
        </w:rPr>
      </w:pPr>
      <w:r w:rsidRPr="00664643">
        <w:rPr>
          <w:color w:val="auto"/>
          <w:lang w:val="en-GB"/>
        </w:rPr>
        <w:t xml:space="preserve">49. </w:t>
      </w:r>
      <w:r w:rsidRPr="00664643">
        <w:rPr>
          <w:color w:val="auto"/>
          <w:lang w:val="en-GB"/>
        </w:rPr>
        <w:tab/>
        <w:t xml:space="preserve">Castillo-Neyra, R.; Brown, J.; Borrini, K.; Arevalo, C.; Levy, M.Z.; Buttenheim, A.; Hunter, G.C.; Becerra, V.; Behrman, J.; Paz-Soldan, V.A. Barriers to Dog Rabies Vaccination during an Urban Rabies Outbreak: Qualitative Findings from Arequipa, Peru. </w:t>
      </w:r>
      <w:r w:rsidRPr="00664643">
        <w:rPr>
          <w:i/>
          <w:iCs/>
          <w:color w:val="auto"/>
          <w:lang w:val="en-GB"/>
        </w:rPr>
        <w:t>PLoS Negl Trop Dis</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11</w:t>
      </w:r>
      <w:r w:rsidRPr="00664643">
        <w:rPr>
          <w:color w:val="auto"/>
          <w:lang w:val="en-GB"/>
        </w:rPr>
        <w:t>, e0005460, doi:10.1371/journal.pntd.0005460.</w:t>
      </w:r>
    </w:p>
    <w:p w14:paraId="5B6E5C2F" w14:textId="77777777" w:rsidR="00664643" w:rsidRPr="00664643" w:rsidRDefault="00664643" w:rsidP="00664643">
      <w:pPr>
        <w:pStyle w:val="Bibliography"/>
        <w:rPr>
          <w:color w:val="auto"/>
          <w:lang w:val="en-GB"/>
        </w:rPr>
      </w:pPr>
      <w:r w:rsidRPr="00664643">
        <w:rPr>
          <w:color w:val="auto"/>
          <w:lang w:val="en-GB"/>
        </w:rPr>
        <w:lastRenderedPageBreak/>
        <w:t xml:space="preserve">50. </w:t>
      </w:r>
      <w:r w:rsidRPr="00664643">
        <w:rPr>
          <w:color w:val="auto"/>
          <w:lang w:val="en-GB"/>
        </w:rPr>
        <w:tab/>
        <w:t xml:space="preserve">Sánchez-Soriano, C.; Gibson, A.D.; Gamble, L.; Bailey, J.L.B.; Green, S.; Green, M.; Barend, M.; Handel, I.G.; Mellanby, R.J.; Mazeri, S. Development of a High Number, High Coverage Dog Rabies Vaccination Programme in Sri Lanka. </w:t>
      </w:r>
      <w:r w:rsidRPr="00664643">
        <w:rPr>
          <w:i/>
          <w:iCs/>
          <w:color w:val="auto"/>
          <w:lang w:val="en-GB"/>
        </w:rPr>
        <w:t>BMC Infect. Dis.</w:t>
      </w:r>
      <w:r w:rsidRPr="00664643">
        <w:rPr>
          <w:color w:val="auto"/>
          <w:lang w:val="en-GB"/>
        </w:rPr>
        <w:t xml:space="preserve"> </w:t>
      </w:r>
      <w:r w:rsidRPr="00664643">
        <w:rPr>
          <w:b/>
          <w:bCs/>
          <w:color w:val="auto"/>
          <w:lang w:val="en-GB"/>
        </w:rPr>
        <w:t>2019</w:t>
      </w:r>
      <w:r w:rsidRPr="00664643">
        <w:rPr>
          <w:color w:val="auto"/>
          <w:lang w:val="en-GB"/>
        </w:rPr>
        <w:t xml:space="preserve">, </w:t>
      </w:r>
      <w:r w:rsidRPr="00664643">
        <w:rPr>
          <w:i/>
          <w:iCs/>
          <w:color w:val="auto"/>
          <w:lang w:val="en-GB"/>
        </w:rPr>
        <w:t>19</w:t>
      </w:r>
      <w:r w:rsidRPr="00664643">
        <w:rPr>
          <w:color w:val="auto"/>
          <w:lang w:val="en-GB"/>
        </w:rPr>
        <w:t>, 1–12, doi:10.1017/s0950268809002386.</w:t>
      </w:r>
    </w:p>
    <w:p w14:paraId="33D353D6" w14:textId="77777777" w:rsidR="00664643" w:rsidRPr="00664643" w:rsidRDefault="00664643" w:rsidP="00664643">
      <w:pPr>
        <w:pStyle w:val="Bibliography"/>
        <w:rPr>
          <w:color w:val="auto"/>
          <w:lang w:val="en-GB"/>
        </w:rPr>
      </w:pPr>
      <w:r w:rsidRPr="00664643">
        <w:rPr>
          <w:color w:val="auto"/>
          <w:lang w:val="en-GB"/>
        </w:rPr>
        <w:t xml:space="preserve">51. </w:t>
      </w:r>
      <w:r w:rsidRPr="00664643">
        <w:rPr>
          <w:color w:val="auto"/>
          <w:lang w:val="en-GB"/>
        </w:rPr>
        <w:tab/>
        <w:t xml:space="preserve">Sánchez-Soriano, C.; Gibson, A.D.; Gamble, L.; Bailey, J.L.B.; Mayer, D.; Lohr, F.; Chikungwa, P.; Chulu, J.; Handel, I.G.; Barend, M. Implementation of a Mass Canine Rabies Vaccination Campaign in Both Rural and Urban Regions in Southern Malawi. </w:t>
      </w:r>
      <w:r w:rsidRPr="00664643">
        <w:rPr>
          <w:i/>
          <w:iCs/>
          <w:color w:val="auto"/>
          <w:lang w:val="en-GB"/>
        </w:rPr>
        <w:t>PLoS Negl. Trop. Dis.</w:t>
      </w:r>
      <w:r w:rsidRPr="00664643">
        <w:rPr>
          <w:color w:val="auto"/>
          <w:lang w:val="en-GB"/>
        </w:rPr>
        <w:t xml:space="preserve"> </w:t>
      </w:r>
      <w:r w:rsidRPr="00664643">
        <w:rPr>
          <w:b/>
          <w:bCs/>
          <w:color w:val="auto"/>
          <w:lang w:val="en-GB"/>
        </w:rPr>
        <w:t>2020</w:t>
      </w:r>
      <w:r w:rsidRPr="00664643">
        <w:rPr>
          <w:color w:val="auto"/>
          <w:lang w:val="en-GB"/>
        </w:rPr>
        <w:t xml:space="preserve">, </w:t>
      </w:r>
      <w:r w:rsidRPr="00664643">
        <w:rPr>
          <w:i/>
          <w:iCs/>
          <w:color w:val="auto"/>
          <w:lang w:val="en-GB"/>
        </w:rPr>
        <w:t>14</w:t>
      </w:r>
      <w:r w:rsidRPr="00664643">
        <w:rPr>
          <w:color w:val="auto"/>
          <w:lang w:val="en-GB"/>
        </w:rPr>
        <w:t>, e0008004, doi:10.1371/journal.pntd.0008004.</w:t>
      </w:r>
    </w:p>
    <w:p w14:paraId="4D440DA3" w14:textId="77777777" w:rsidR="00664643" w:rsidRPr="00664643" w:rsidRDefault="00664643" w:rsidP="00664643">
      <w:pPr>
        <w:pStyle w:val="Bibliography"/>
        <w:rPr>
          <w:color w:val="auto"/>
          <w:lang w:val="en-GB"/>
        </w:rPr>
      </w:pPr>
      <w:r w:rsidRPr="00664643">
        <w:rPr>
          <w:color w:val="auto"/>
          <w:lang w:val="en-GB"/>
        </w:rPr>
        <w:t xml:space="preserve">52. </w:t>
      </w:r>
      <w:r w:rsidRPr="00664643">
        <w:rPr>
          <w:color w:val="auto"/>
          <w:lang w:val="en-GB"/>
        </w:rPr>
        <w:tab/>
        <w:t xml:space="preserve">Kayali, U.; Mindekem, R.; Yemadji, N.; Vounatsou, P.; Kaninga, Y.; Ndoutamia, A.G.; Zinsstag, J. Coverage of Pilot Parenteral Vaccination Campaign against Canine Rabies in N’Djamena, Chad. </w:t>
      </w:r>
      <w:r w:rsidRPr="00664643">
        <w:rPr>
          <w:i/>
          <w:iCs/>
          <w:color w:val="auto"/>
          <w:lang w:val="en-GB"/>
        </w:rPr>
        <w:t>Bull. World Health Organ.</w:t>
      </w:r>
      <w:r w:rsidRPr="00664643">
        <w:rPr>
          <w:color w:val="auto"/>
          <w:lang w:val="en-GB"/>
        </w:rPr>
        <w:t xml:space="preserve"> </w:t>
      </w:r>
      <w:r w:rsidRPr="00664643">
        <w:rPr>
          <w:b/>
          <w:bCs/>
          <w:color w:val="auto"/>
          <w:lang w:val="en-GB"/>
        </w:rPr>
        <w:t>2003</w:t>
      </w:r>
      <w:r w:rsidRPr="00664643">
        <w:rPr>
          <w:color w:val="auto"/>
          <w:lang w:val="en-GB"/>
        </w:rPr>
        <w:t xml:space="preserve">, </w:t>
      </w:r>
      <w:r w:rsidRPr="00664643">
        <w:rPr>
          <w:i/>
          <w:iCs/>
          <w:color w:val="auto"/>
          <w:lang w:val="en-GB"/>
        </w:rPr>
        <w:t>81</w:t>
      </w:r>
      <w:r w:rsidRPr="00664643">
        <w:rPr>
          <w:color w:val="auto"/>
          <w:lang w:val="en-GB"/>
        </w:rPr>
        <w:t>, 739–744.</w:t>
      </w:r>
    </w:p>
    <w:p w14:paraId="46CBF856" w14:textId="77777777" w:rsidR="00664643" w:rsidRPr="00664643" w:rsidRDefault="00664643" w:rsidP="00664643">
      <w:pPr>
        <w:pStyle w:val="Bibliography"/>
        <w:rPr>
          <w:color w:val="auto"/>
          <w:lang w:val="en-GB"/>
        </w:rPr>
      </w:pPr>
      <w:r w:rsidRPr="00664643">
        <w:rPr>
          <w:color w:val="auto"/>
          <w:lang w:val="en-GB"/>
        </w:rPr>
        <w:t xml:space="preserve">53. </w:t>
      </w:r>
      <w:r w:rsidRPr="00664643">
        <w:rPr>
          <w:color w:val="auto"/>
          <w:lang w:val="en-GB"/>
        </w:rPr>
        <w:tab/>
        <w:t xml:space="preserve">Evans, M.; Bailey, J.B.; Lohr, F.; Opira, W.; Migadde, M.; Gibson, A.; Handel, I.; Bronsvoort, B. deC; Mellanby, R.; Gamble, L. Implementation of High Coverage Mass Rabies Vaccination in Rural Uganda Using Predominantly Static Point Methodology. </w:t>
      </w:r>
      <w:r w:rsidRPr="00664643">
        <w:rPr>
          <w:i/>
          <w:iCs/>
          <w:color w:val="auto"/>
          <w:lang w:val="en-GB"/>
        </w:rPr>
        <w:t>Vet. J.</w:t>
      </w:r>
      <w:r w:rsidRPr="00664643">
        <w:rPr>
          <w:color w:val="auto"/>
          <w:lang w:val="en-GB"/>
        </w:rPr>
        <w:t xml:space="preserve"> </w:t>
      </w:r>
      <w:r w:rsidRPr="00664643">
        <w:rPr>
          <w:b/>
          <w:bCs/>
          <w:color w:val="auto"/>
          <w:lang w:val="en-GB"/>
        </w:rPr>
        <w:t>2019</w:t>
      </w:r>
      <w:r w:rsidRPr="00664643">
        <w:rPr>
          <w:color w:val="auto"/>
          <w:lang w:val="en-GB"/>
        </w:rPr>
        <w:t xml:space="preserve">, </w:t>
      </w:r>
      <w:r w:rsidRPr="00664643">
        <w:rPr>
          <w:i/>
          <w:iCs/>
          <w:color w:val="auto"/>
          <w:lang w:val="en-GB"/>
        </w:rPr>
        <w:t>249</w:t>
      </w:r>
      <w:r w:rsidRPr="00664643">
        <w:rPr>
          <w:color w:val="auto"/>
          <w:lang w:val="en-GB"/>
        </w:rPr>
        <w:t>, 60–66, doi:10.1016/j.tvjl.2019.04.013.</w:t>
      </w:r>
    </w:p>
    <w:p w14:paraId="1A02D815" w14:textId="77777777" w:rsidR="00664643" w:rsidRPr="00664643" w:rsidRDefault="00664643" w:rsidP="00664643">
      <w:pPr>
        <w:pStyle w:val="Bibliography"/>
        <w:rPr>
          <w:color w:val="auto"/>
          <w:lang w:val="en-GB"/>
        </w:rPr>
      </w:pPr>
      <w:r w:rsidRPr="00664643">
        <w:rPr>
          <w:color w:val="auto"/>
          <w:lang w:val="en-GB"/>
        </w:rPr>
        <w:t xml:space="preserve">54. </w:t>
      </w:r>
      <w:r w:rsidRPr="00664643">
        <w:rPr>
          <w:color w:val="auto"/>
          <w:lang w:val="en-GB"/>
        </w:rPr>
        <w:tab/>
        <w:t xml:space="preserve">Turkson, P. Client’s Satisfaction with Delivery of Animal Health-Care Services in Peri-Urban Ghana. </w:t>
      </w:r>
      <w:r w:rsidRPr="00664643">
        <w:rPr>
          <w:i/>
          <w:iCs/>
          <w:color w:val="auto"/>
          <w:lang w:val="en-GB"/>
        </w:rPr>
        <w:t>Prev. Vet. Med.</w:t>
      </w:r>
      <w:r w:rsidRPr="00664643">
        <w:rPr>
          <w:color w:val="auto"/>
          <w:lang w:val="en-GB"/>
        </w:rPr>
        <w:t xml:space="preserve"> </w:t>
      </w:r>
      <w:r w:rsidRPr="00664643">
        <w:rPr>
          <w:b/>
          <w:bCs/>
          <w:color w:val="auto"/>
          <w:lang w:val="en-GB"/>
        </w:rPr>
        <w:t>2009</w:t>
      </w:r>
      <w:r w:rsidRPr="00664643">
        <w:rPr>
          <w:color w:val="auto"/>
          <w:lang w:val="en-GB"/>
        </w:rPr>
        <w:t xml:space="preserve">, </w:t>
      </w:r>
      <w:r w:rsidRPr="00664643">
        <w:rPr>
          <w:i/>
          <w:iCs/>
          <w:color w:val="auto"/>
          <w:lang w:val="en-GB"/>
        </w:rPr>
        <w:t>90</w:t>
      </w:r>
      <w:r w:rsidRPr="00664643">
        <w:rPr>
          <w:color w:val="auto"/>
          <w:lang w:val="en-GB"/>
        </w:rPr>
        <w:t>, 153–159, doi:10.1016/j.prevetmed.2009.04.012.</w:t>
      </w:r>
    </w:p>
    <w:p w14:paraId="7A285320" w14:textId="77777777" w:rsidR="00664643" w:rsidRPr="00664643" w:rsidRDefault="00664643" w:rsidP="00664643">
      <w:pPr>
        <w:pStyle w:val="Bibliography"/>
        <w:rPr>
          <w:color w:val="auto"/>
          <w:lang w:val="en-GB"/>
        </w:rPr>
      </w:pPr>
      <w:r w:rsidRPr="00664643">
        <w:rPr>
          <w:color w:val="auto"/>
          <w:lang w:val="en-GB"/>
        </w:rPr>
        <w:t xml:space="preserve">55. </w:t>
      </w:r>
      <w:r w:rsidRPr="00664643">
        <w:rPr>
          <w:color w:val="auto"/>
          <w:lang w:val="en-GB"/>
        </w:rPr>
        <w:tab/>
        <w:t xml:space="preserve">Cleaveland, S.; Lankester, F.; Townsend, S.; Lembo, T.; Hampson, K. Rabies Control and Elimination: A Test Case for One Health. </w:t>
      </w:r>
      <w:r w:rsidRPr="00664643">
        <w:rPr>
          <w:i/>
          <w:iCs/>
          <w:color w:val="auto"/>
          <w:lang w:val="en-GB"/>
        </w:rPr>
        <w:t>Vet. Rec.</w:t>
      </w:r>
      <w:r w:rsidRPr="00664643">
        <w:rPr>
          <w:color w:val="auto"/>
          <w:lang w:val="en-GB"/>
        </w:rPr>
        <w:t xml:space="preserve"> </w:t>
      </w:r>
      <w:r w:rsidRPr="00664643">
        <w:rPr>
          <w:b/>
          <w:bCs/>
          <w:color w:val="auto"/>
          <w:lang w:val="en-GB"/>
        </w:rPr>
        <w:t>2014</w:t>
      </w:r>
      <w:r w:rsidRPr="00664643">
        <w:rPr>
          <w:color w:val="auto"/>
          <w:lang w:val="en-GB"/>
        </w:rPr>
        <w:t xml:space="preserve">, </w:t>
      </w:r>
      <w:r w:rsidRPr="00664643">
        <w:rPr>
          <w:i/>
          <w:iCs/>
          <w:color w:val="auto"/>
          <w:lang w:val="en-GB"/>
        </w:rPr>
        <w:t>175</w:t>
      </w:r>
      <w:r w:rsidRPr="00664643">
        <w:rPr>
          <w:color w:val="auto"/>
          <w:lang w:val="en-GB"/>
        </w:rPr>
        <w:t>, 188–193, doi:10.1136/vr.g4996.</w:t>
      </w:r>
    </w:p>
    <w:p w14:paraId="7809E6FC" w14:textId="77777777" w:rsidR="00664643" w:rsidRPr="00664643" w:rsidRDefault="00664643" w:rsidP="00664643">
      <w:pPr>
        <w:pStyle w:val="Bibliography"/>
        <w:rPr>
          <w:color w:val="auto"/>
          <w:lang w:val="en-GB"/>
        </w:rPr>
      </w:pPr>
      <w:r w:rsidRPr="00664643">
        <w:rPr>
          <w:color w:val="auto"/>
          <w:lang w:val="en-GB"/>
        </w:rPr>
        <w:t xml:space="preserve">56. </w:t>
      </w:r>
      <w:r w:rsidRPr="00664643">
        <w:rPr>
          <w:color w:val="auto"/>
          <w:lang w:val="en-GB"/>
        </w:rPr>
        <w:tab/>
        <w:t xml:space="preserve">Wallace, R.M.; Undurraga, E.A.; Blanton, J.D.; Cleaton, J.; Franka, R. Elimination of Dog-Mediated Human Rabies Deaths by 2030: Needs Assessment and Alternatives for Progress Based on Dog Vaccination. </w:t>
      </w:r>
      <w:r w:rsidRPr="00664643">
        <w:rPr>
          <w:i/>
          <w:iCs/>
          <w:color w:val="auto"/>
          <w:lang w:val="en-GB"/>
        </w:rPr>
        <w:t>Front. Vet. Sci.</w:t>
      </w:r>
      <w:r w:rsidRPr="00664643">
        <w:rPr>
          <w:color w:val="auto"/>
          <w:lang w:val="en-GB"/>
        </w:rPr>
        <w:t xml:space="preserve"> </w:t>
      </w:r>
      <w:r w:rsidRPr="00664643">
        <w:rPr>
          <w:b/>
          <w:bCs/>
          <w:color w:val="auto"/>
          <w:lang w:val="en-GB"/>
        </w:rPr>
        <w:t>2017</w:t>
      </w:r>
      <w:r w:rsidRPr="00664643">
        <w:rPr>
          <w:color w:val="auto"/>
          <w:lang w:val="en-GB"/>
        </w:rPr>
        <w:t xml:space="preserve">, </w:t>
      </w:r>
      <w:r w:rsidRPr="00664643">
        <w:rPr>
          <w:i/>
          <w:iCs/>
          <w:color w:val="auto"/>
          <w:lang w:val="en-GB"/>
        </w:rPr>
        <w:t>4</w:t>
      </w:r>
      <w:r w:rsidRPr="00664643">
        <w:rPr>
          <w:color w:val="auto"/>
          <w:lang w:val="en-GB"/>
        </w:rPr>
        <w:t>, 9, doi:10.3389/fvets.2017.00009.</w:t>
      </w:r>
    </w:p>
    <w:p w14:paraId="2EEF5532" w14:textId="77777777" w:rsidR="00664643" w:rsidRPr="00664643" w:rsidRDefault="00664643" w:rsidP="00664643">
      <w:pPr>
        <w:pStyle w:val="Bibliography"/>
        <w:rPr>
          <w:color w:val="auto"/>
          <w:lang w:val="en-GB"/>
        </w:rPr>
      </w:pPr>
      <w:r w:rsidRPr="00664643">
        <w:rPr>
          <w:color w:val="auto"/>
          <w:lang w:val="en-GB"/>
        </w:rPr>
        <w:t xml:space="preserve">57. </w:t>
      </w:r>
      <w:r w:rsidRPr="00664643">
        <w:rPr>
          <w:color w:val="auto"/>
          <w:lang w:val="en-GB"/>
        </w:rPr>
        <w:tab/>
        <w:t xml:space="preserve">Taylor, L.; Partners for Rabies Prevention Eliminating Canine Rabies: The Role of Public–Private Partnerships. </w:t>
      </w:r>
      <w:r w:rsidRPr="00664643">
        <w:rPr>
          <w:i/>
          <w:iCs/>
          <w:color w:val="auto"/>
          <w:lang w:val="en-GB"/>
        </w:rPr>
        <w:t>Antiviral Res.</w:t>
      </w:r>
      <w:r w:rsidRPr="00664643">
        <w:rPr>
          <w:color w:val="auto"/>
          <w:lang w:val="en-GB"/>
        </w:rPr>
        <w:t xml:space="preserve"> </w:t>
      </w:r>
      <w:r w:rsidRPr="00664643">
        <w:rPr>
          <w:b/>
          <w:bCs/>
          <w:color w:val="auto"/>
          <w:lang w:val="en-GB"/>
        </w:rPr>
        <w:t>2013</w:t>
      </w:r>
      <w:r w:rsidRPr="00664643">
        <w:rPr>
          <w:color w:val="auto"/>
          <w:lang w:val="en-GB"/>
        </w:rPr>
        <w:t xml:space="preserve">, </w:t>
      </w:r>
      <w:r w:rsidRPr="00664643">
        <w:rPr>
          <w:i/>
          <w:iCs/>
          <w:color w:val="auto"/>
          <w:lang w:val="en-GB"/>
        </w:rPr>
        <w:t>98</w:t>
      </w:r>
      <w:r w:rsidRPr="00664643">
        <w:rPr>
          <w:color w:val="auto"/>
          <w:lang w:val="en-GB"/>
        </w:rPr>
        <w:t>, 314–318, doi:10.1016/j.antiviral.2013.03.002.</w:t>
      </w:r>
    </w:p>
    <w:p w14:paraId="1E682411" w14:textId="3EA6D2BB" w:rsidR="00E56EF0" w:rsidRPr="007475B6" w:rsidRDefault="00FA4323" w:rsidP="007475B6">
      <w:pPr>
        <w:adjustRightInd w:val="0"/>
        <w:snapToGrid w:val="0"/>
        <w:spacing w:line="228" w:lineRule="auto"/>
        <w:ind w:left="425" w:hanging="425"/>
        <w:rPr>
          <w:noProof w:val="0"/>
          <w:sz w:val="18"/>
          <w:lang w:bidi="en-US"/>
        </w:rPr>
      </w:pPr>
      <w:r w:rsidRPr="007475B6">
        <w:rPr>
          <w:noProof w:val="0"/>
          <w:sz w:val="18"/>
          <w:lang w:bidi="en-US"/>
        </w:rPr>
        <w:fldChar w:fldCharType="end"/>
      </w:r>
    </w:p>
    <w:sectPr w:rsidR="00E56EF0" w:rsidRPr="007475B6" w:rsidSect="007475B6">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68A46" w14:textId="77777777" w:rsidR="0054772D" w:rsidRDefault="0054772D">
      <w:pPr>
        <w:spacing w:line="240" w:lineRule="auto"/>
      </w:pPr>
      <w:r>
        <w:separator/>
      </w:r>
    </w:p>
  </w:endnote>
  <w:endnote w:type="continuationSeparator" w:id="0">
    <w:p w14:paraId="6274CFEA" w14:textId="77777777" w:rsidR="0054772D" w:rsidRDefault="005477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520D" w14:textId="77777777" w:rsidR="00627F2D" w:rsidRPr="00CF0CC9" w:rsidRDefault="00627F2D" w:rsidP="00627F2D">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242CA" w14:textId="77777777" w:rsidR="0064593A" w:rsidRDefault="0064593A" w:rsidP="001B0621">
    <w:pPr>
      <w:pBdr>
        <w:top w:val="single" w:sz="4" w:space="0" w:color="000000"/>
      </w:pBdr>
      <w:tabs>
        <w:tab w:val="right" w:pos="8844"/>
      </w:tabs>
      <w:adjustRightInd w:val="0"/>
      <w:snapToGrid w:val="0"/>
      <w:spacing w:before="480" w:line="100" w:lineRule="exact"/>
      <w:jc w:val="left"/>
      <w:rPr>
        <w:i/>
        <w:sz w:val="16"/>
        <w:szCs w:val="16"/>
      </w:rPr>
    </w:pPr>
  </w:p>
  <w:p w14:paraId="657900A5" w14:textId="77777777" w:rsidR="00627F2D" w:rsidRPr="00372FCD" w:rsidRDefault="00627F2D" w:rsidP="006A192E">
    <w:pPr>
      <w:tabs>
        <w:tab w:val="right" w:pos="10466"/>
      </w:tabs>
      <w:adjustRightInd w:val="0"/>
      <w:snapToGrid w:val="0"/>
      <w:spacing w:line="240" w:lineRule="auto"/>
      <w:rPr>
        <w:sz w:val="16"/>
        <w:szCs w:val="16"/>
        <w:lang w:val="fr-CH"/>
      </w:rPr>
    </w:pPr>
    <w:r w:rsidRPr="00985EB1">
      <w:rPr>
        <w:i/>
        <w:sz w:val="16"/>
        <w:szCs w:val="16"/>
      </w:rPr>
      <w:t>Viruses</w:t>
    </w:r>
    <w:r>
      <w:rPr>
        <w:i/>
        <w:sz w:val="16"/>
        <w:szCs w:val="16"/>
      </w:rPr>
      <w:t xml:space="preserve"> </w:t>
    </w:r>
    <w:r w:rsidR="0042732B" w:rsidRPr="0042732B">
      <w:rPr>
        <w:b/>
        <w:bCs/>
        <w:iCs/>
        <w:sz w:val="16"/>
        <w:szCs w:val="16"/>
      </w:rPr>
      <w:t>2021</w:t>
    </w:r>
    <w:r w:rsidR="00FD4509" w:rsidRPr="00FD4509">
      <w:rPr>
        <w:bCs/>
        <w:iCs/>
        <w:sz w:val="16"/>
        <w:szCs w:val="16"/>
      </w:rPr>
      <w:t xml:space="preserve">, </w:t>
    </w:r>
    <w:r w:rsidR="0042732B" w:rsidRPr="0042732B">
      <w:rPr>
        <w:bCs/>
        <w:i/>
        <w:iCs/>
        <w:sz w:val="16"/>
        <w:szCs w:val="16"/>
      </w:rPr>
      <w:t>13</w:t>
    </w:r>
    <w:r w:rsidR="00FD4509" w:rsidRPr="00FD4509">
      <w:rPr>
        <w:bCs/>
        <w:iCs/>
        <w:sz w:val="16"/>
        <w:szCs w:val="16"/>
      </w:rPr>
      <w:t xml:space="preserve">, </w:t>
    </w:r>
    <w:r w:rsidR="00303F28">
      <w:rPr>
        <w:bCs/>
        <w:iCs/>
        <w:sz w:val="16"/>
        <w:szCs w:val="16"/>
      </w:rPr>
      <w:t>x</w:t>
    </w:r>
    <w:r w:rsidR="0064593A">
      <w:rPr>
        <w:bCs/>
        <w:iCs/>
        <w:sz w:val="16"/>
        <w:szCs w:val="16"/>
      </w:rPr>
      <w:t>. https://doi.org/10.3390/xxxxx</w:t>
    </w:r>
    <w:r w:rsidR="006A192E" w:rsidRPr="00372FCD">
      <w:rPr>
        <w:sz w:val="16"/>
        <w:szCs w:val="16"/>
        <w:lang w:val="fr-CH"/>
      </w:rPr>
      <w:tab/>
    </w:r>
    <w:r w:rsidRPr="00372FCD">
      <w:rPr>
        <w:sz w:val="16"/>
        <w:szCs w:val="16"/>
        <w:lang w:val="fr-CH"/>
      </w:rPr>
      <w:t>www.mdpi.com/journal/</w:t>
    </w:r>
    <w:r w:rsidRPr="00985EB1">
      <w:rPr>
        <w:sz w:val="16"/>
        <w:szCs w:val="16"/>
      </w:rPr>
      <w:t>viruses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81621" w14:textId="77777777" w:rsidR="0054772D" w:rsidRDefault="0054772D">
      <w:pPr>
        <w:spacing w:line="240" w:lineRule="auto"/>
      </w:pPr>
      <w:r>
        <w:separator/>
      </w:r>
    </w:p>
  </w:footnote>
  <w:footnote w:type="continuationSeparator" w:id="0">
    <w:p w14:paraId="5783F1AC" w14:textId="77777777" w:rsidR="0054772D" w:rsidRDefault="005477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B6CC" w14:textId="77777777" w:rsidR="00627F2D" w:rsidRDefault="00627F2D" w:rsidP="00627F2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57A69" w14:textId="77777777" w:rsidR="0064593A" w:rsidRDefault="00627F2D" w:rsidP="006A192E">
    <w:pPr>
      <w:tabs>
        <w:tab w:val="right" w:pos="10466"/>
      </w:tabs>
      <w:adjustRightInd w:val="0"/>
      <w:snapToGrid w:val="0"/>
      <w:spacing w:line="240" w:lineRule="auto"/>
      <w:rPr>
        <w:sz w:val="16"/>
      </w:rPr>
    </w:pPr>
    <w:r>
      <w:rPr>
        <w:i/>
        <w:sz w:val="16"/>
      </w:rPr>
      <w:t xml:space="preserve">Viruses </w:t>
    </w:r>
    <w:r w:rsidR="00DA3893" w:rsidRPr="00DA3893">
      <w:rPr>
        <w:b/>
        <w:sz w:val="16"/>
      </w:rPr>
      <w:t>2021</w:t>
    </w:r>
    <w:r w:rsidR="00FD4509" w:rsidRPr="00FD4509">
      <w:rPr>
        <w:sz w:val="16"/>
      </w:rPr>
      <w:t xml:space="preserve">, </w:t>
    </w:r>
    <w:r w:rsidR="00DA3893" w:rsidRPr="00DA3893">
      <w:rPr>
        <w:i/>
        <w:sz w:val="16"/>
      </w:rPr>
      <w:t>13</w:t>
    </w:r>
    <w:r w:rsidR="00303F28">
      <w:rPr>
        <w:sz w:val="16"/>
      </w:rPr>
      <w:t>, x FOR PEER REVIEW</w:t>
    </w:r>
    <w:r w:rsidR="006A192E">
      <w:rPr>
        <w:sz w:val="16"/>
      </w:rPr>
      <w:tab/>
    </w:r>
    <w:r w:rsidR="00303F28">
      <w:rPr>
        <w:sz w:val="16"/>
      </w:rPr>
      <w:fldChar w:fldCharType="begin"/>
    </w:r>
    <w:r w:rsidR="00303F28">
      <w:rPr>
        <w:sz w:val="16"/>
      </w:rPr>
      <w:instrText xml:space="preserve"> PAGE   \* MERGEFORMAT </w:instrText>
    </w:r>
    <w:r w:rsidR="00303F28">
      <w:rPr>
        <w:sz w:val="16"/>
      </w:rPr>
      <w:fldChar w:fldCharType="separate"/>
    </w:r>
    <w:r w:rsidR="00557069">
      <w:rPr>
        <w:sz w:val="16"/>
      </w:rPr>
      <w:t>5</w:t>
    </w:r>
    <w:r w:rsidR="00303F28">
      <w:rPr>
        <w:sz w:val="16"/>
      </w:rPr>
      <w:fldChar w:fldCharType="end"/>
    </w:r>
    <w:r w:rsidR="00303F28">
      <w:rPr>
        <w:sz w:val="16"/>
      </w:rPr>
      <w:t xml:space="preserve"> of </w:t>
    </w:r>
    <w:r w:rsidR="00303F28">
      <w:rPr>
        <w:sz w:val="16"/>
      </w:rPr>
      <w:fldChar w:fldCharType="begin"/>
    </w:r>
    <w:r w:rsidR="00303F28">
      <w:rPr>
        <w:sz w:val="16"/>
      </w:rPr>
      <w:instrText xml:space="preserve"> NUMPAGES   \* MERGEFORMAT </w:instrText>
    </w:r>
    <w:r w:rsidR="00303F28">
      <w:rPr>
        <w:sz w:val="16"/>
      </w:rPr>
      <w:fldChar w:fldCharType="separate"/>
    </w:r>
    <w:r w:rsidR="00557069">
      <w:rPr>
        <w:sz w:val="16"/>
      </w:rPr>
      <w:t>5</w:t>
    </w:r>
    <w:r w:rsidR="00303F28">
      <w:rPr>
        <w:sz w:val="16"/>
      </w:rPr>
      <w:fldChar w:fldCharType="end"/>
    </w:r>
  </w:p>
  <w:p w14:paraId="6DB5FBD6" w14:textId="77777777" w:rsidR="00627F2D" w:rsidRPr="00EE746E" w:rsidRDefault="00627F2D" w:rsidP="001B0621">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64593A" w:rsidRPr="006A192E" w14:paraId="7F9394B0" w14:textId="77777777" w:rsidTr="006A192E">
      <w:trPr>
        <w:trHeight w:val="686"/>
      </w:trPr>
      <w:tc>
        <w:tcPr>
          <w:tcW w:w="3679" w:type="dxa"/>
          <w:shd w:val="clear" w:color="auto" w:fill="auto"/>
          <w:vAlign w:val="center"/>
        </w:tcPr>
        <w:p w14:paraId="65ADEA3F" w14:textId="77777777" w:rsidR="0064593A" w:rsidRPr="00BD714A" w:rsidRDefault="00FA4323" w:rsidP="006A192E">
          <w:pPr>
            <w:pStyle w:val="Header"/>
            <w:pBdr>
              <w:bottom w:val="none" w:sz="0" w:space="0" w:color="auto"/>
            </w:pBdr>
            <w:jc w:val="left"/>
            <w:rPr>
              <w:rFonts w:eastAsia="DengXian"/>
              <w:b/>
              <w:bCs/>
            </w:rPr>
          </w:pPr>
          <w:r w:rsidRPr="00BD714A">
            <w:rPr>
              <w:rFonts w:eastAsia="DengXian"/>
              <w:b/>
              <w:bCs/>
            </w:rPr>
            <w:drawing>
              <wp:inline distT="0" distB="0" distL="0" distR="0" wp14:anchorId="5409E856" wp14:editId="1B22FF3D">
                <wp:extent cx="1644650" cy="431800"/>
                <wp:effectExtent l="0" t="0" r="0" b="0"/>
                <wp:docPr id="3" name="Picture 5" descr="C:\Users\home\Desktop\logos\带白边的logo\JCDD-Water\Viruses\viruses-hig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Viruses\viruses-high-01.png"/>
                        <pic:cNvPicPr>
                          <a:picLocks noChangeAspect="1" noChangeArrowheads="1"/>
                        </pic:cNvPicPr>
                      </pic:nvPicPr>
                      <pic:blipFill>
                        <a:blip r:embed="rId1">
                          <a:extLst>
                            <a:ext uri="{28A0092B-C50C-407E-A947-70E740481C1C}">
                              <a14:useLocalDpi xmlns:a14="http://schemas.microsoft.com/office/drawing/2010/main" val="0"/>
                            </a:ext>
                          </a:extLst>
                        </a:blip>
                        <a:srcRect l="3426" t="11539" b="8524"/>
                        <a:stretch>
                          <a:fillRect/>
                        </a:stretch>
                      </pic:blipFill>
                      <pic:spPr bwMode="auto">
                        <a:xfrm>
                          <a:off x="0" y="0"/>
                          <a:ext cx="1644650" cy="431800"/>
                        </a:xfrm>
                        <a:prstGeom prst="rect">
                          <a:avLst/>
                        </a:prstGeom>
                        <a:noFill/>
                        <a:ln>
                          <a:noFill/>
                        </a:ln>
                      </pic:spPr>
                    </pic:pic>
                  </a:graphicData>
                </a:graphic>
              </wp:inline>
            </w:drawing>
          </w:r>
        </w:p>
      </w:tc>
      <w:tc>
        <w:tcPr>
          <w:tcW w:w="4535" w:type="dxa"/>
          <w:shd w:val="clear" w:color="auto" w:fill="auto"/>
          <w:vAlign w:val="center"/>
        </w:tcPr>
        <w:p w14:paraId="5C00642D" w14:textId="77777777" w:rsidR="0064593A" w:rsidRPr="00BD714A" w:rsidRDefault="0064593A" w:rsidP="006A192E">
          <w:pPr>
            <w:pStyle w:val="Header"/>
            <w:pBdr>
              <w:bottom w:val="none" w:sz="0" w:space="0" w:color="auto"/>
            </w:pBdr>
            <w:rPr>
              <w:rFonts w:eastAsia="DengXian"/>
              <w:b/>
              <w:bCs/>
            </w:rPr>
          </w:pPr>
        </w:p>
      </w:tc>
      <w:tc>
        <w:tcPr>
          <w:tcW w:w="2273" w:type="dxa"/>
          <w:shd w:val="clear" w:color="auto" w:fill="auto"/>
          <w:vAlign w:val="center"/>
        </w:tcPr>
        <w:p w14:paraId="161004C4" w14:textId="77777777" w:rsidR="0064593A" w:rsidRPr="00BD714A" w:rsidRDefault="00FA4323" w:rsidP="006A192E">
          <w:pPr>
            <w:pStyle w:val="Header"/>
            <w:pBdr>
              <w:bottom w:val="none" w:sz="0" w:space="0" w:color="auto"/>
            </w:pBdr>
            <w:jc w:val="right"/>
            <w:rPr>
              <w:rFonts w:eastAsia="DengXian"/>
              <w:b/>
              <w:bCs/>
            </w:rPr>
          </w:pPr>
          <w:r w:rsidRPr="00BD714A">
            <w:rPr>
              <w:rFonts w:eastAsia="DengXian"/>
              <w:b/>
              <w:bCs/>
            </w:rPr>
            <w:drawing>
              <wp:inline distT="0" distB="0" distL="0" distR="0" wp14:anchorId="28A69264" wp14:editId="194AC7E5">
                <wp:extent cx="539750" cy="35560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750" cy="355600"/>
                        </a:xfrm>
                        <a:prstGeom prst="rect">
                          <a:avLst/>
                        </a:prstGeom>
                        <a:noFill/>
                        <a:ln>
                          <a:noFill/>
                        </a:ln>
                      </pic:spPr>
                    </pic:pic>
                  </a:graphicData>
                </a:graphic>
              </wp:inline>
            </w:drawing>
          </w:r>
        </w:p>
      </w:tc>
    </w:tr>
  </w:tbl>
  <w:p w14:paraId="5BBC1AB3" w14:textId="77777777" w:rsidR="00627F2D" w:rsidRPr="0064593A" w:rsidRDefault="00627F2D" w:rsidP="001B0621">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18B"/>
    <w:multiLevelType w:val="hybridMultilevel"/>
    <w:tmpl w:val="0414D176"/>
    <w:lvl w:ilvl="0" w:tplc="C30E7744">
      <w:start w:val="1"/>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E5768"/>
    <w:multiLevelType w:val="multilevel"/>
    <w:tmpl w:val="0764D7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3971D3"/>
    <w:multiLevelType w:val="multilevel"/>
    <w:tmpl w:val="009804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44DC644B"/>
    <w:multiLevelType w:val="multilevel"/>
    <w:tmpl w:val="A9F0C8E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F22762"/>
    <w:multiLevelType w:val="hybridMultilevel"/>
    <w:tmpl w:val="1A00D7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2E6F82"/>
    <w:multiLevelType w:val="hybridMultilevel"/>
    <w:tmpl w:val="F2A69310"/>
    <w:lvl w:ilvl="0" w:tplc="D608848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58D818C5"/>
    <w:multiLevelType w:val="hybridMultilevel"/>
    <w:tmpl w:val="BD062C4C"/>
    <w:lvl w:ilvl="0" w:tplc="90AEC54E">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C02362"/>
    <w:multiLevelType w:val="hybridMultilevel"/>
    <w:tmpl w:val="D5722692"/>
    <w:lvl w:ilvl="0" w:tplc="8D4876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181C82"/>
    <w:multiLevelType w:val="multilevel"/>
    <w:tmpl w:val="1372727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133446"/>
    <w:multiLevelType w:val="hybridMultilevel"/>
    <w:tmpl w:val="14BA90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9" w15:restartNumberingAfterBreak="0">
    <w:nsid w:val="76572A1C"/>
    <w:multiLevelType w:val="multilevel"/>
    <w:tmpl w:val="4CDC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3"/>
  </w:num>
  <w:num w:numId="7">
    <w:abstractNumId w:val="2"/>
  </w:num>
  <w:num w:numId="8">
    <w:abstractNumId w:val="13"/>
  </w:num>
  <w:num w:numId="9">
    <w:abstractNumId w:val="2"/>
  </w:num>
  <w:num w:numId="10">
    <w:abstractNumId w:val="13"/>
  </w:num>
  <w:num w:numId="11">
    <w:abstractNumId w:val="2"/>
  </w:num>
  <w:num w:numId="12">
    <w:abstractNumId w:val="18"/>
  </w:num>
  <w:num w:numId="13">
    <w:abstractNumId w:val="13"/>
  </w:num>
  <w:num w:numId="14">
    <w:abstractNumId w:val="2"/>
  </w:num>
  <w:num w:numId="15">
    <w:abstractNumId w:val="1"/>
  </w:num>
  <w:num w:numId="16">
    <w:abstractNumId w:val="6"/>
  </w:num>
  <w:num w:numId="17">
    <w:abstractNumId w:val="7"/>
  </w:num>
  <w:num w:numId="18">
    <w:abstractNumId w:val="16"/>
  </w:num>
  <w:num w:numId="19">
    <w:abstractNumId w:val="15"/>
  </w:num>
  <w:num w:numId="20">
    <w:abstractNumId w:val="10"/>
  </w:num>
  <w:num w:numId="21">
    <w:abstractNumId w:val="9"/>
  </w:num>
  <w:num w:numId="22">
    <w:abstractNumId w:val="14"/>
  </w:num>
  <w:num w:numId="23">
    <w:abstractNumId w:val="0"/>
  </w:num>
  <w:num w:numId="24">
    <w:abstractNumId w:val="11"/>
  </w:num>
  <w:num w:numId="25">
    <w:abstractNumId w:val="19"/>
  </w:num>
  <w:num w:numId="26">
    <w:abstractNumId w:val="17"/>
  </w:num>
  <w:num w:numId="27">
    <w:abstractNumId w:val="12"/>
  </w:num>
  <w:num w:numId="28">
    <w:abstractNumId w:val="13"/>
  </w:num>
  <w:num w:numId="29">
    <w:abstractNumId w:val="2"/>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323"/>
    <w:rsid w:val="000065E7"/>
    <w:rsid w:val="00010251"/>
    <w:rsid w:val="00064FEA"/>
    <w:rsid w:val="00074384"/>
    <w:rsid w:val="000850C7"/>
    <w:rsid w:val="000A115F"/>
    <w:rsid w:val="000B4C54"/>
    <w:rsid w:val="000E3D33"/>
    <w:rsid w:val="000F6AD1"/>
    <w:rsid w:val="00117AFF"/>
    <w:rsid w:val="0012041F"/>
    <w:rsid w:val="00123E80"/>
    <w:rsid w:val="00133C04"/>
    <w:rsid w:val="001428F9"/>
    <w:rsid w:val="00164E0D"/>
    <w:rsid w:val="00181401"/>
    <w:rsid w:val="001856AE"/>
    <w:rsid w:val="0019424C"/>
    <w:rsid w:val="00194891"/>
    <w:rsid w:val="001A3538"/>
    <w:rsid w:val="001B0621"/>
    <w:rsid w:val="001B558B"/>
    <w:rsid w:val="001D284B"/>
    <w:rsid w:val="001D5764"/>
    <w:rsid w:val="001E2AEB"/>
    <w:rsid w:val="00201555"/>
    <w:rsid w:val="00212E47"/>
    <w:rsid w:val="00221EF2"/>
    <w:rsid w:val="00232A81"/>
    <w:rsid w:val="0025580F"/>
    <w:rsid w:val="00273815"/>
    <w:rsid w:val="00274CF6"/>
    <w:rsid w:val="00276D2D"/>
    <w:rsid w:val="002845A9"/>
    <w:rsid w:val="002A00C5"/>
    <w:rsid w:val="002D1989"/>
    <w:rsid w:val="00300EE6"/>
    <w:rsid w:val="00303F28"/>
    <w:rsid w:val="00305B2C"/>
    <w:rsid w:val="00326141"/>
    <w:rsid w:val="00340113"/>
    <w:rsid w:val="00344437"/>
    <w:rsid w:val="00345756"/>
    <w:rsid w:val="00352574"/>
    <w:rsid w:val="0035781D"/>
    <w:rsid w:val="00361DC8"/>
    <w:rsid w:val="00362F96"/>
    <w:rsid w:val="003706C1"/>
    <w:rsid w:val="00377885"/>
    <w:rsid w:val="00381836"/>
    <w:rsid w:val="00381AEE"/>
    <w:rsid w:val="00387E78"/>
    <w:rsid w:val="003B092C"/>
    <w:rsid w:val="003B4E9D"/>
    <w:rsid w:val="003F1621"/>
    <w:rsid w:val="003F1DBF"/>
    <w:rsid w:val="00400246"/>
    <w:rsid w:val="00401D30"/>
    <w:rsid w:val="0042732B"/>
    <w:rsid w:val="00441C3F"/>
    <w:rsid w:val="00474FC2"/>
    <w:rsid w:val="0048579C"/>
    <w:rsid w:val="00492FDD"/>
    <w:rsid w:val="004F25AC"/>
    <w:rsid w:val="005105E8"/>
    <w:rsid w:val="00517FAE"/>
    <w:rsid w:val="00532A09"/>
    <w:rsid w:val="0054772D"/>
    <w:rsid w:val="005503B2"/>
    <w:rsid w:val="00557069"/>
    <w:rsid w:val="00572C0F"/>
    <w:rsid w:val="005A675E"/>
    <w:rsid w:val="005B4477"/>
    <w:rsid w:val="005C2237"/>
    <w:rsid w:val="005C79BB"/>
    <w:rsid w:val="005F2F2A"/>
    <w:rsid w:val="00605534"/>
    <w:rsid w:val="0062401A"/>
    <w:rsid w:val="00627F2D"/>
    <w:rsid w:val="0064593A"/>
    <w:rsid w:val="00664643"/>
    <w:rsid w:val="006650DD"/>
    <w:rsid w:val="00675DDF"/>
    <w:rsid w:val="00676478"/>
    <w:rsid w:val="00677DA8"/>
    <w:rsid w:val="00692393"/>
    <w:rsid w:val="006952D2"/>
    <w:rsid w:val="00696F3C"/>
    <w:rsid w:val="006A192E"/>
    <w:rsid w:val="006C7354"/>
    <w:rsid w:val="006E6678"/>
    <w:rsid w:val="006F0822"/>
    <w:rsid w:val="00724714"/>
    <w:rsid w:val="007475B6"/>
    <w:rsid w:val="00761594"/>
    <w:rsid w:val="0076706F"/>
    <w:rsid w:val="0079732E"/>
    <w:rsid w:val="007B0A72"/>
    <w:rsid w:val="007B5BB5"/>
    <w:rsid w:val="007D4DD0"/>
    <w:rsid w:val="007D742A"/>
    <w:rsid w:val="007E5242"/>
    <w:rsid w:val="007F7C8C"/>
    <w:rsid w:val="00803FBD"/>
    <w:rsid w:val="0088201B"/>
    <w:rsid w:val="008A068A"/>
    <w:rsid w:val="008B079D"/>
    <w:rsid w:val="008D1A4A"/>
    <w:rsid w:val="008D460D"/>
    <w:rsid w:val="008F1164"/>
    <w:rsid w:val="00904E3D"/>
    <w:rsid w:val="0092278D"/>
    <w:rsid w:val="0092712E"/>
    <w:rsid w:val="00927B96"/>
    <w:rsid w:val="009403EA"/>
    <w:rsid w:val="0094248E"/>
    <w:rsid w:val="00943EB9"/>
    <w:rsid w:val="0095207C"/>
    <w:rsid w:val="00985BC4"/>
    <w:rsid w:val="009B2939"/>
    <w:rsid w:val="009E6CB5"/>
    <w:rsid w:val="009E73E4"/>
    <w:rsid w:val="009F14D0"/>
    <w:rsid w:val="009F1C9B"/>
    <w:rsid w:val="009F70E6"/>
    <w:rsid w:val="00A119D4"/>
    <w:rsid w:val="00A21C8B"/>
    <w:rsid w:val="00A24322"/>
    <w:rsid w:val="00A271F1"/>
    <w:rsid w:val="00A6656C"/>
    <w:rsid w:val="00A733C5"/>
    <w:rsid w:val="00A74C97"/>
    <w:rsid w:val="00A760E7"/>
    <w:rsid w:val="00A77441"/>
    <w:rsid w:val="00AB242E"/>
    <w:rsid w:val="00AB7080"/>
    <w:rsid w:val="00AD2E39"/>
    <w:rsid w:val="00AE5CE9"/>
    <w:rsid w:val="00AF7607"/>
    <w:rsid w:val="00B10F69"/>
    <w:rsid w:val="00B14B94"/>
    <w:rsid w:val="00B21859"/>
    <w:rsid w:val="00B2532E"/>
    <w:rsid w:val="00B27557"/>
    <w:rsid w:val="00B469FD"/>
    <w:rsid w:val="00B85CD9"/>
    <w:rsid w:val="00B9647B"/>
    <w:rsid w:val="00BA05A2"/>
    <w:rsid w:val="00BD714A"/>
    <w:rsid w:val="00BE2CFD"/>
    <w:rsid w:val="00C14FDE"/>
    <w:rsid w:val="00C258B5"/>
    <w:rsid w:val="00C33FB4"/>
    <w:rsid w:val="00C41326"/>
    <w:rsid w:val="00C56DA0"/>
    <w:rsid w:val="00C56EB6"/>
    <w:rsid w:val="00C74FF9"/>
    <w:rsid w:val="00C75DC2"/>
    <w:rsid w:val="00C768A6"/>
    <w:rsid w:val="00C94B3D"/>
    <w:rsid w:val="00CD648C"/>
    <w:rsid w:val="00CE0023"/>
    <w:rsid w:val="00CE33CF"/>
    <w:rsid w:val="00CF6B88"/>
    <w:rsid w:val="00D12CC5"/>
    <w:rsid w:val="00D12E93"/>
    <w:rsid w:val="00D2304A"/>
    <w:rsid w:val="00D32186"/>
    <w:rsid w:val="00D6288B"/>
    <w:rsid w:val="00DA3893"/>
    <w:rsid w:val="00DA5CF6"/>
    <w:rsid w:val="00DB0B63"/>
    <w:rsid w:val="00DB705F"/>
    <w:rsid w:val="00DC4645"/>
    <w:rsid w:val="00DC7345"/>
    <w:rsid w:val="00DD0C0D"/>
    <w:rsid w:val="00DE3765"/>
    <w:rsid w:val="00DF71BB"/>
    <w:rsid w:val="00E03967"/>
    <w:rsid w:val="00E039A9"/>
    <w:rsid w:val="00E0707F"/>
    <w:rsid w:val="00E5131B"/>
    <w:rsid w:val="00E56EF0"/>
    <w:rsid w:val="00E65380"/>
    <w:rsid w:val="00E73E88"/>
    <w:rsid w:val="00E83552"/>
    <w:rsid w:val="00EC06E3"/>
    <w:rsid w:val="00EC1F24"/>
    <w:rsid w:val="00EC70E9"/>
    <w:rsid w:val="00ED5081"/>
    <w:rsid w:val="00EE6BC7"/>
    <w:rsid w:val="00F04C76"/>
    <w:rsid w:val="00F07491"/>
    <w:rsid w:val="00F228AC"/>
    <w:rsid w:val="00F408CE"/>
    <w:rsid w:val="00F467B1"/>
    <w:rsid w:val="00F50861"/>
    <w:rsid w:val="00F50B43"/>
    <w:rsid w:val="00F97B0B"/>
    <w:rsid w:val="00FA4323"/>
    <w:rsid w:val="00FC11F2"/>
    <w:rsid w:val="00FC3BAE"/>
    <w:rsid w:val="00FC4288"/>
    <w:rsid w:val="00FD4509"/>
    <w:rsid w:val="00FE6EEB"/>
    <w:rsid w:val="00FE7F32"/>
    <w:rsid w:val="00FF2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34D31"/>
  <w15:chartTrackingRefBased/>
  <w15:docId w15:val="{3DA1A3B9-530A-4340-ADE0-DCBE4259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EF0"/>
    <w:pPr>
      <w:spacing w:line="260" w:lineRule="atLeast"/>
      <w:jc w:val="both"/>
    </w:pPr>
    <w:rPr>
      <w:rFonts w:ascii="Palatino Linotype" w:hAnsi="Palatino Linotype"/>
      <w:noProof/>
      <w:color w:val="000000"/>
      <w:lang w:eastAsia="zh-CN"/>
    </w:rPr>
  </w:style>
  <w:style w:type="paragraph" w:styleId="Heading1">
    <w:name w:val="heading 1"/>
    <w:basedOn w:val="Normal"/>
    <w:next w:val="Normal"/>
    <w:link w:val="Heading1Char"/>
    <w:uiPriority w:val="9"/>
    <w:qFormat/>
    <w:rsid w:val="00FA4323"/>
    <w:pPr>
      <w:keepNext/>
      <w:keepLines/>
      <w:numPr>
        <w:numId w:val="18"/>
      </w:numPr>
      <w:spacing w:before="240" w:line="240" w:lineRule="auto"/>
      <w:jc w:val="left"/>
      <w:outlineLvl w:val="0"/>
    </w:pPr>
    <w:rPr>
      <w:rFonts w:ascii="Times New Roman" w:eastAsia="DengXian Light" w:hAnsi="Times New Roman"/>
      <w:b/>
      <w:noProof w:val="0"/>
      <w:sz w:val="24"/>
      <w:szCs w:val="32"/>
      <w:lang w:eastAsia="en-US"/>
    </w:rPr>
  </w:style>
  <w:style w:type="paragraph" w:styleId="Heading2">
    <w:name w:val="heading 2"/>
    <w:basedOn w:val="Normal"/>
    <w:next w:val="Normal"/>
    <w:link w:val="Heading2Char"/>
    <w:uiPriority w:val="9"/>
    <w:unhideWhenUsed/>
    <w:qFormat/>
    <w:rsid w:val="00FA4323"/>
    <w:pPr>
      <w:keepNext/>
      <w:keepLines/>
      <w:numPr>
        <w:ilvl w:val="1"/>
        <w:numId w:val="18"/>
      </w:numPr>
      <w:spacing w:before="40" w:line="240" w:lineRule="auto"/>
      <w:jc w:val="left"/>
      <w:outlineLvl w:val="1"/>
    </w:pPr>
    <w:rPr>
      <w:rFonts w:ascii="Times New Roman" w:eastAsia="DengXian Light" w:hAnsi="Times New Roman"/>
      <w:b/>
      <w:noProof w:val="0"/>
      <w:sz w:val="24"/>
      <w:szCs w:val="26"/>
      <w:lang w:eastAsia="en-US"/>
    </w:rPr>
  </w:style>
  <w:style w:type="paragraph" w:styleId="Heading3">
    <w:name w:val="heading 3"/>
    <w:basedOn w:val="Normal"/>
    <w:next w:val="Normal"/>
    <w:link w:val="Heading3Char"/>
    <w:uiPriority w:val="9"/>
    <w:unhideWhenUsed/>
    <w:qFormat/>
    <w:rsid w:val="00FA4323"/>
    <w:pPr>
      <w:keepNext/>
      <w:keepLines/>
      <w:numPr>
        <w:ilvl w:val="2"/>
        <w:numId w:val="18"/>
      </w:numPr>
      <w:spacing w:before="40" w:line="240" w:lineRule="auto"/>
      <w:jc w:val="left"/>
      <w:outlineLvl w:val="2"/>
    </w:pPr>
    <w:rPr>
      <w:rFonts w:ascii="Times New Roman" w:eastAsia="DengXian Light" w:hAnsi="Times New Roman"/>
      <w:i/>
      <w:noProof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7475B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7475B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7475B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7475B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7475B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7475B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7475B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475B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E56EF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56EF0"/>
    <w:rPr>
      <w:rFonts w:ascii="Palatino Linotype" w:hAnsi="Palatino Linotype"/>
      <w:noProof/>
      <w:color w:val="000000"/>
      <w:szCs w:val="18"/>
    </w:rPr>
  </w:style>
  <w:style w:type="paragraph" w:styleId="Header">
    <w:name w:val="header"/>
    <w:basedOn w:val="Normal"/>
    <w:link w:val="HeaderChar"/>
    <w:uiPriority w:val="99"/>
    <w:rsid w:val="00E56EF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56EF0"/>
    <w:rPr>
      <w:rFonts w:ascii="Palatino Linotype" w:hAnsi="Palatino Linotype"/>
      <w:noProof/>
      <w:color w:val="000000"/>
      <w:szCs w:val="18"/>
    </w:rPr>
  </w:style>
  <w:style w:type="paragraph" w:customStyle="1" w:styleId="MDPIheaderjournallogo">
    <w:name w:val="MDPI_header_journal_logo"/>
    <w:qFormat/>
    <w:rsid w:val="007475B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475B6"/>
    <w:pPr>
      <w:ind w:firstLine="0"/>
    </w:pPr>
  </w:style>
  <w:style w:type="paragraph" w:customStyle="1" w:styleId="MDPI31text">
    <w:name w:val="MDPI_3.1_text"/>
    <w:qFormat/>
    <w:rsid w:val="007475B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7475B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7475B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7475B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75B6"/>
    <w:pPr>
      <w:numPr>
        <w:numId w:val="28"/>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75B6"/>
    <w:pPr>
      <w:numPr>
        <w:numId w:val="29"/>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7475B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7475B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7475B6"/>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7475B6"/>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7475B6"/>
    <w:pPr>
      <w:adjustRightInd w:val="0"/>
      <w:snapToGrid w:val="0"/>
      <w:spacing w:after="240"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7475B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7475B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7475B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7475B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7475B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7475B6"/>
    <w:pPr>
      <w:numPr>
        <w:numId w:val="31"/>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56EF0"/>
    <w:rPr>
      <w:rFonts w:cs="Tahoma"/>
      <w:szCs w:val="18"/>
    </w:rPr>
  </w:style>
  <w:style w:type="character" w:customStyle="1" w:styleId="BalloonTextChar">
    <w:name w:val="Balloon Text Char"/>
    <w:link w:val="BalloonText"/>
    <w:uiPriority w:val="99"/>
    <w:rsid w:val="00E56EF0"/>
    <w:rPr>
      <w:rFonts w:ascii="Palatino Linotype" w:hAnsi="Palatino Linotype" w:cs="Tahoma"/>
      <w:noProof/>
      <w:color w:val="000000"/>
      <w:szCs w:val="18"/>
    </w:rPr>
  </w:style>
  <w:style w:type="character" w:styleId="LineNumber">
    <w:name w:val="line number"/>
    <w:uiPriority w:val="99"/>
    <w:rsid w:val="009403EA"/>
    <w:rPr>
      <w:rFonts w:ascii="Palatino Linotype" w:hAnsi="Palatino Linotype"/>
      <w:sz w:val="16"/>
    </w:rPr>
  </w:style>
  <w:style w:type="table" w:customStyle="1" w:styleId="MDPI41threelinetable">
    <w:name w:val="MDPI_4.1_three_line_table"/>
    <w:basedOn w:val="TableNormal"/>
    <w:uiPriority w:val="99"/>
    <w:rsid w:val="007475B6"/>
    <w:pPr>
      <w:adjustRightInd w:val="0"/>
      <w:snapToGrid w:val="0"/>
      <w:jc w:val="center"/>
    </w:pPr>
    <w:rPr>
      <w:rFonts w:ascii="Palatino Linotype" w:eastAsiaTheme="minorHAnsi"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56EF0"/>
    <w:rPr>
      <w:color w:val="0000FF"/>
      <w:u w:val="single"/>
    </w:rPr>
  </w:style>
  <w:style w:type="character" w:styleId="UnresolvedMention">
    <w:name w:val="Unresolved Mention"/>
    <w:uiPriority w:val="99"/>
    <w:semiHidden/>
    <w:unhideWhenUsed/>
    <w:rsid w:val="000065E7"/>
    <w:rPr>
      <w:color w:val="605E5C"/>
      <w:shd w:val="clear" w:color="auto" w:fill="E1DFDD"/>
    </w:rPr>
  </w:style>
  <w:style w:type="table" w:styleId="TableGrid">
    <w:name w:val="Table Grid"/>
    <w:basedOn w:val="TableNormal"/>
    <w:uiPriority w:val="39"/>
    <w:rsid w:val="00E56EF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D45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475B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7475B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7475B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7475B6"/>
    <w:pPr>
      <w:adjustRightInd w:val="0"/>
      <w:snapToGrid w:val="0"/>
      <w:spacing w:line="240" w:lineRule="atLeast"/>
      <w:ind w:right="113"/>
    </w:pPr>
    <w:rPr>
      <w:rFonts w:ascii="Palatino Linotype" w:eastAsiaTheme="minorHAnsi" w:hAnsi="Palatino Linotype" w:cstheme="minorBidi"/>
      <w:sz w:val="14"/>
      <w:szCs w:val="22"/>
    </w:rPr>
  </w:style>
  <w:style w:type="paragraph" w:customStyle="1" w:styleId="MDPI62BackMatter">
    <w:name w:val="MDPI_6.2_BackMatter"/>
    <w:qFormat/>
    <w:rsid w:val="007475B6"/>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7475B6"/>
    <w:pPr>
      <w:adjustRightInd w:val="0"/>
      <w:snapToGrid w:val="0"/>
      <w:spacing w:after="120" w:line="240" w:lineRule="atLeast"/>
      <w:ind w:right="113"/>
    </w:pPr>
    <w:rPr>
      <w:rFonts w:ascii="Palatino Linotype" w:hAnsi="Palatino Linotype"/>
      <w:snapToGrid w:val="0"/>
      <w:color w:val="000000" w:themeColor="text1"/>
      <w:sz w:val="14"/>
      <w:lang w:bidi="en-US"/>
    </w:rPr>
  </w:style>
  <w:style w:type="paragraph" w:customStyle="1" w:styleId="MDPI15academiceditor">
    <w:name w:val="MDPI_1.5_academic_editor"/>
    <w:qFormat/>
    <w:rsid w:val="007475B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7475B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7475B6"/>
    <w:pPr>
      <w:adjustRightInd w:val="0"/>
      <w:snapToGrid w:val="0"/>
      <w:spacing w:before="240" w:after="120" w:line="260" w:lineRule="atLeast"/>
      <w:jc w:val="center"/>
    </w:pPr>
    <w:rPr>
      <w:rFonts w:ascii="Palatino Linotype" w:eastAsiaTheme="minorHAnsi" w:hAnsi="Palatino Linotype" w:cstheme="minorBidi"/>
      <w:noProof/>
      <w:color w:val="000000"/>
      <w:sz w:val="18"/>
      <w:szCs w:val="22"/>
      <w:lang w:bidi="en-US"/>
    </w:rPr>
  </w:style>
  <w:style w:type="paragraph" w:customStyle="1" w:styleId="MDPI511onefigurecaption">
    <w:name w:val="MDPI_5.1.1_one_figure_caption"/>
    <w:qFormat/>
    <w:rsid w:val="007475B6"/>
    <w:pPr>
      <w:adjustRightInd w:val="0"/>
      <w:snapToGrid w:val="0"/>
      <w:spacing w:before="240" w:after="120" w:line="260" w:lineRule="atLeast"/>
      <w:jc w:val="center"/>
    </w:pPr>
    <w:rPr>
      <w:rFonts w:ascii="Palatino Linotype" w:eastAsiaTheme="minorHAnsi" w:hAnsi="Palatino Linotype"/>
      <w:noProof/>
      <w:color w:val="000000"/>
      <w:sz w:val="18"/>
      <w:lang w:bidi="en-US"/>
    </w:rPr>
  </w:style>
  <w:style w:type="paragraph" w:customStyle="1" w:styleId="MDPI72Copyright">
    <w:name w:val="MDPI_7.2_Copyright"/>
    <w:qFormat/>
    <w:rsid w:val="007475B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7475B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7475B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7475B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7475B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7475B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7475B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7475B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7475B6"/>
    <w:rPr>
      <w:rFonts w:ascii="Palatino Linotype" w:hAnsi="Palatino Linotype"/>
      <w:color w:val="000000" w:themeColor="text1"/>
      <w:lang w:val="en-CA"/>
    </w:rPr>
    <w:tblPr>
      <w:tblCellMar>
        <w:left w:w="0" w:type="dxa"/>
        <w:right w:w="0" w:type="dxa"/>
      </w:tblCellMar>
    </w:tblPr>
  </w:style>
  <w:style w:type="paragraph" w:customStyle="1" w:styleId="MDPItext">
    <w:name w:val="MDPI_text"/>
    <w:qFormat/>
    <w:rsid w:val="007475B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475B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56EF0"/>
  </w:style>
  <w:style w:type="paragraph" w:styleId="Bibliography">
    <w:name w:val="Bibliography"/>
    <w:basedOn w:val="Normal"/>
    <w:next w:val="Normal"/>
    <w:uiPriority w:val="37"/>
    <w:unhideWhenUsed/>
    <w:rsid w:val="00E56EF0"/>
    <w:pPr>
      <w:tabs>
        <w:tab w:val="left" w:pos="500"/>
      </w:tabs>
      <w:spacing w:line="240" w:lineRule="atLeast"/>
      <w:ind w:left="504" w:hanging="504"/>
    </w:pPr>
  </w:style>
  <w:style w:type="paragraph" w:styleId="BodyText">
    <w:name w:val="Body Text"/>
    <w:link w:val="BodyTextChar"/>
    <w:rsid w:val="00E56EF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56EF0"/>
    <w:rPr>
      <w:rFonts w:ascii="Palatino Linotype" w:hAnsi="Palatino Linotype"/>
      <w:color w:val="000000"/>
      <w:sz w:val="24"/>
      <w:lang w:eastAsia="de-DE"/>
    </w:rPr>
  </w:style>
  <w:style w:type="character" w:styleId="CommentReference">
    <w:name w:val="annotation reference"/>
    <w:uiPriority w:val="99"/>
    <w:rsid w:val="00E56EF0"/>
    <w:rPr>
      <w:sz w:val="21"/>
      <w:szCs w:val="21"/>
    </w:rPr>
  </w:style>
  <w:style w:type="paragraph" w:styleId="CommentText">
    <w:name w:val="annotation text"/>
    <w:basedOn w:val="Normal"/>
    <w:link w:val="CommentTextChar"/>
    <w:uiPriority w:val="99"/>
    <w:rsid w:val="00E56EF0"/>
  </w:style>
  <w:style w:type="character" w:customStyle="1" w:styleId="CommentTextChar">
    <w:name w:val="Comment Text Char"/>
    <w:link w:val="CommentText"/>
    <w:uiPriority w:val="99"/>
    <w:rsid w:val="00E56EF0"/>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56EF0"/>
    <w:rPr>
      <w:b/>
      <w:bCs/>
    </w:rPr>
  </w:style>
  <w:style w:type="character" w:customStyle="1" w:styleId="CommentSubjectChar">
    <w:name w:val="Comment Subject Char"/>
    <w:link w:val="CommentSubject"/>
    <w:uiPriority w:val="99"/>
    <w:rsid w:val="00E56EF0"/>
    <w:rPr>
      <w:rFonts w:ascii="Palatino Linotype" w:hAnsi="Palatino Linotype"/>
      <w:b/>
      <w:bCs/>
      <w:noProof/>
      <w:color w:val="000000"/>
    </w:rPr>
  </w:style>
  <w:style w:type="character" w:styleId="EndnoteReference">
    <w:name w:val="endnote reference"/>
    <w:rsid w:val="00E56EF0"/>
    <w:rPr>
      <w:vertAlign w:val="superscript"/>
    </w:rPr>
  </w:style>
  <w:style w:type="paragraph" w:styleId="EndnoteText">
    <w:name w:val="endnote text"/>
    <w:basedOn w:val="Normal"/>
    <w:link w:val="EndnoteTextChar"/>
    <w:semiHidden/>
    <w:unhideWhenUsed/>
    <w:rsid w:val="00E56EF0"/>
    <w:pPr>
      <w:spacing w:line="240" w:lineRule="auto"/>
    </w:pPr>
  </w:style>
  <w:style w:type="character" w:customStyle="1" w:styleId="EndnoteTextChar">
    <w:name w:val="Endnote Text Char"/>
    <w:link w:val="EndnoteText"/>
    <w:semiHidden/>
    <w:rsid w:val="00E56EF0"/>
    <w:rPr>
      <w:rFonts w:ascii="Palatino Linotype" w:hAnsi="Palatino Linotype"/>
      <w:noProof/>
      <w:color w:val="000000"/>
    </w:rPr>
  </w:style>
  <w:style w:type="character" w:styleId="FollowedHyperlink">
    <w:name w:val="FollowedHyperlink"/>
    <w:rsid w:val="00E56EF0"/>
    <w:rPr>
      <w:color w:val="954F72"/>
      <w:u w:val="single"/>
    </w:rPr>
  </w:style>
  <w:style w:type="paragraph" w:styleId="FootnoteText">
    <w:name w:val="footnote text"/>
    <w:basedOn w:val="Normal"/>
    <w:link w:val="FootnoteTextChar"/>
    <w:semiHidden/>
    <w:unhideWhenUsed/>
    <w:rsid w:val="00E56EF0"/>
    <w:pPr>
      <w:spacing w:line="240" w:lineRule="auto"/>
    </w:pPr>
  </w:style>
  <w:style w:type="character" w:customStyle="1" w:styleId="FootnoteTextChar">
    <w:name w:val="Footnote Text Char"/>
    <w:link w:val="FootnoteText"/>
    <w:semiHidden/>
    <w:rsid w:val="00E56EF0"/>
    <w:rPr>
      <w:rFonts w:ascii="Palatino Linotype" w:hAnsi="Palatino Linotype"/>
      <w:noProof/>
      <w:color w:val="000000"/>
    </w:rPr>
  </w:style>
  <w:style w:type="paragraph" w:styleId="NormalWeb">
    <w:name w:val="Normal (Web)"/>
    <w:basedOn w:val="Normal"/>
    <w:uiPriority w:val="99"/>
    <w:rsid w:val="00E56EF0"/>
    <w:rPr>
      <w:szCs w:val="24"/>
    </w:rPr>
  </w:style>
  <w:style w:type="paragraph" w:customStyle="1" w:styleId="MsoFootnoteText0">
    <w:name w:val="MsoFootnoteText"/>
    <w:basedOn w:val="NormalWeb"/>
    <w:qFormat/>
    <w:rsid w:val="00E56EF0"/>
    <w:rPr>
      <w:rFonts w:ascii="Times New Roman" w:hAnsi="Times New Roman"/>
    </w:rPr>
  </w:style>
  <w:style w:type="character" w:styleId="PageNumber">
    <w:name w:val="page number"/>
    <w:uiPriority w:val="99"/>
    <w:rsid w:val="00E56EF0"/>
  </w:style>
  <w:style w:type="character" w:styleId="PlaceholderText">
    <w:name w:val="Placeholder Text"/>
    <w:uiPriority w:val="99"/>
    <w:semiHidden/>
    <w:rsid w:val="00E56EF0"/>
    <w:rPr>
      <w:color w:val="808080"/>
    </w:rPr>
  </w:style>
  <w:style w:type="character" w:customStyle="1" w:styleId="Heading1Char">
    <w:name w:val="Heading 1 Char"/>
    <w:basedOn w:val="DefaultParagraphFont"/>
    <w:link w:val="Heading1"/>
    <w:uiPriority w:val="9"/>
    <w:rsid w:val="00FA4323"/>
    <w:rPr>
      <w:rFonts w:ascii="Times New Roman" w:eastAsia="DengXian Light" w:hAnsi="Times New Roman"/>
      <w:b/>
      <w:color w:val="000000"/>
      <w:sz w:val="24"/>
      <w:szCs w:val="32"/>
    </w:rPr>
  </w:style>
  <w:style w:type="character" w:customStyle="1" w:styleId="Heading2Char">
    <w:name w:val="Heading 2 Char"/>
    <w:basedOn w:val="DefaultParagraphFont"/>
    <w:link w:val="Heading2"/>
    <w:uiPriority w:val="9"/>
    <w:rsid w:val="00FA4323"/>
    <w:rPr>
      <w:rFonts w:ascii="Times New Roman" w:eastAsia="DengXian Light" w:hAnsi="Times New Roman"/>
      <w:b/>
      <w:color w:val="000000"/>
      <w:sz w:val="24"/>
      <w:szCs w:val="26"/>
    </w:rPr>
  </w:style>
  <w:style w:type="character" w:customStyle="1" w:styleId="Heading3Char">
    <w:name w:val="Heading 3 Char"/>
    <w:basedOn w:val="DefaultParagraphFont"/>
    <w:link w:val="Heading3"/>
    <w:uiPriority w:val="9"/>
    <w:rsid w:val="00FA4323"/>
    <w:rPr>
      <w:rFonts w:ascii="Times New Roman" w:eastAsia="DengXian Light" w:hAnsi="Times New Roman"/>
      <w:i/>
      <w:color w:val="000000"/>
      <w:sz w:val="24"/>
      <w:szCs w:val="24"/>
    </w:rPr>
  </w:style>
  <w:style w:type="table" w:customStyle="1" w:styleId="Mdeck5tablebodythreelines">
    <w:name w:val="M_deck_5_table_body_three_lines"/>
    <w:basedOn w:val="TableNormal"/>
    <w:uiPriority w:val="99"/>
    <w:rsid w:val="00FA4323"/>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62Acknowledgments">
    <w:name w:val="MDPI_6.2_Acknowledgments"/>
    <w:qFormat/>
    <w:rsid w:val="00FA4323"/>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61Supplementary">
    <w:name w:val="MDPI_6.1_Supplementary"/>
    <w:basedOn w:val="MDPI62Acknowledgments"/>
    <w:qFormat/>
    <w:rsid w:val="00FA4323"/>
    <w:pPr>
      <w:spacing w:before="240"/>
    </w:pPr>
    <w:rPr>
      <w:lang w:eastAsia="en-US"/>
    </w:rPr>
  </w:style>
  <w:style w:type="paragraph" w:customStyle="1" w:styleId="MDPI63AuthorContributions">
    <w:name w:val="MDPI_6.3_AuthorContributions"/>
    <w:basedOn w:val="MDPI62Acknowledgments"/>
    <w:qFormat/>
    <w:rsid w:val="00FA4323"/>
    <w:rPr>
      <w:rFonts w:eastAsia="SimSun"/>
      <w:color w:val="auto"/>
      <w:lang w:eastAsia="en-US"/>
    </w:rPr>
  </w:style>
  <w:style w:type="paragraph" w:customStyle="1" w:styleId="MDPI64CoI">
    <w:name w:val="MDPI_6.4_CoI"/>
    <w:basedOn w:val="MDPI62Acknowledgments"/>
    <w:qFormat/>
    <w:rsid w:val="00FA4323"/>
  </w:style>
  <w:style w:type="character" w:customStyle="1" w:styleId="UnresolvedMention1">
    <w:name w:val="Unresolved Mention1"/>
    <w:uiPriority w:val="99"/>
    <w:semiHidden/>
    <w:unhideWhenUsed/>
    <w:rsid w:val="00FA4323"/>
    <w:rPr>
      <w:color w:val="605E5C"/>
      <w:shd w:val="clear" w:color="auto" w:fill="E1DFDD"/>
    </w:rPr>
  </w:style>
  <w:style w:type="paragraph" w:styleId="ListParagraph">
    <w:name w:val="List Paragraph"/>
    <w:basedOn w:val="Normal"/>
    <w:uiPriority w:val="34"/>
    <w:qFormat/>
    <w:rsid w:val="00FA4323"/>
    <w:pPr>
      <w:spacing w:line="240" w:lineRule="auto"/>
      <w:ind w:left="720"/>
      <w:contextualSpacing/>
      <w:jc w:val="left"/>
    </w:pPr>
    <w:rPr>
      <w:rFonts w:ascii="Calibri" w:eastAsia="Calibri" w:hAnsi="Calibri"/>
      <w:noProof w:val="0"/>
      <w:color w:val="auto"/>
      <w:sz w:val="24"/>
      <w:szCs w:val="24"/>
      <w:lang w:eastAsia="en-US"/>
    </w:rPr>
  </w:style>
  <w:style w:type="paragraph" w:customStyle="1" w:styleId="EndNoteBibliographyTitle">
    <w:name w:val="EndNote Bibliography Title"/>
    <w:basedOn w:val="Normal"/>
    <w:link w:val="EndNoteBibliographyTitleChar"/>
    <w:rsid w:val="00FA4323"/>
    <w:pPr>
      <w:spacing w:line="240" w:lineRule="auto"/>
      <w:jc w:val="center"/>
    </w:pPr>
    <w:rPr>
      <w:rFonts w:ascii="Times New Roman" w:eastAsia="Times New Roman" w:hAnsi="Times New Roman"/>
      <w:noProof w:val="0"/>
      <w:color w:val="auto"/>
      <w:sz w:val="24"/>
      <w:szCs w:val="24"/>
      <w:lang w:val="en-GB" w:eastAsia="en-GB"/>
    </w:rPr>
  </w:style>
  <w:style w:type="character" w:customStyle="1" w:styleId="EndNoteBibliographyTitleChar">
    <w:name w:val="EndNote Bibliography Title Char"/>
    <w:link w:val="EndNoteBibliographyTitle"/>
    <w:rsid w:val="00FA4323"/>
    <w:rPr>
      <w:rFonts w:ascii="Times New Roman" w:eastAsia="Times New Roman" w:hAnsi="Times New Roman"/>
      <w:sz w:val="24"/>
      <w:szCs w:val="24"/>
      <w:lang w:val="en-GB" w:eastAsia="en-GB"/>
    </w:rPr>
  </w:style>
  <w:style w:type="paragraph" w:customStyle="1" w:styleId="EndNoteBibliography">
    <w:name w:val="EndNote Bibliography"/>
    <w:basedOn w:val="Normal"/>
    <w:link w:val="EndNoteBibliographyChar"/>
    <w:rsid w:val="00FA4323"/>
    <w:pPr>
      <w:spacing w:line="240" w:lineRule="auto"/>
    </w:pPr>
    <w:rPr>
      <w:rFonts w:ascii="Times New Roman" w:eastAsia="Times New Roman" w:hAnsi="Times New Roman"/>
      <w:noProof w:val="0"/>
      <w:color w:val="auto"/>
      <w:sz w:val="24"/>
      <w:szCs w:val="24"/>
      <w:lang w:val="en-GB" w:eastAsia="en-GB"/>
    </w:rPr>
  </w:style>
  <w:style w:type="character" w:customStyle="1" w:styleId="EndNoteBibliographyChar">
    <w:name w:val="EndNote Bibliography Char"/>
    <w:link w:val="EndNoteBibliography"/>
    <w:rsid w:val="00FA4323"/>
    <w:rPr>
      <w:rFonts w:ascii="Times New Roman" w:eastAsia="Times New Roman" w:hAnsi="Times New Roman"/>
      <w:sz w:val="24"/>
      <w:szCs w:val="24"/>
      <w:lang w:val="en-GB" w:eastAsia="en-GB"/>
    </w:rPr>
  </w:style>
  <w:style w:type="paragraph" w:styleId="Revision">
    <w:name w:val="Revision"/>
    <w:hidden/>
    <w:uiPriority w:val="99"/>
    <w:semiHidden/>
    <w:rsid w:val="00FA4323"/>
    <w:rPr>
      <w:rFonts w:ascii="Times New Roman" w:eastAsia="Times New Roman" w:hAnsi="Times New Roman"/>
      <w:color w:val="000000"/>
      <w:sz w:val="24"/>
      <w:lang w:eastAsia="de-DE"/>
    </w:rPr>
  </w:style>
  <w:style w:type="paragraph" w:customStyle="1" w:styleId="MDPI71FootNotes">
    <w:name w:val="MDPI_7.1_FootNotes"/>
    <w:qFormat/>
    <w:rsid w:val="007475B6"/>
    <w:pPr>
      <w:numPr>
        <w:numId w:val="30"/>
      </w:numPr>
      <w:adjustRightInd w:val="0"/>
      <w:snapToGrid w:val="0"/>
      <w:spacing w:line="228" w:lineRule="auto"/>
      <w:jc w:val="both"/>
    </w:pPr>
    <w:rPr>
      <w:rFonts w:ascii="Palatino Linotype" w:eastAsiaTheme="minorHAnsi"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rcisa%20Fabian\Desktop\Word%20templates\virus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C:\Users\Narcisa Fabian\Desktop\Word templates\viruses-template.dot</Template>
  <TotalTime>127</TotalTime>
  <Pages>18</Pages>
  <Words>30290</Words>
  <Characters>172657</Characters>
  <Application>Microsoft Office Word</Application>
  <DocSecurity>0</DocSecurity>
  <Lines>1438</Lines>
  <Paragraphs>405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Narcisa Fabian</dc:creator>
  <cp:keywords/>
  <dc:description/>
  <cp:lastModifiedBy>Ahmed Lugelo</cp:lastModifiedBy>
  <cp:revision>6</cp:revision>
  <cp:lastPrinted>2022-03-01T09:30:00Z</cp:lastPrinted>
  <dcterms:created xsi:type="dcterms:W3CDTF">2022-03-12T20:14:00Z</dcterms:created>
  <dcterms:modified xsi:type="dcterms:W3CDTF">2022-03-13T21:18:00Z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id="9r2bZPhi"/&gt;&lt;style id="http://www.zotero.org/styles/multidisciplinary-digital-publishing-institute" hasBibliography="1" bibliographyStyleHasBeenSet="1"/&gt;&lt;prefs&gt;&lt;pref name="fieldType" value="Fiel</vt:lpwstr>
  </property>
  <property fmtid="{D5CDD505-2E9C-101B-9397-08002B2CF9AE}" pid="3" name="ZOTERO_PREF_2">
    <vt:lpwstr>d"/&gt;&lt;pref name="automaticJournalAbbreviations" value="true"/&gt;&lt;pref name="dontAskDelayCitationUpdates" value="true"/&gt;&lt;/prefs&gt;&lt;/data&gt;</vt:lpwstr>
  </property>
</Properties>
</file>